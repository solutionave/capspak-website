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8B52" w14:textId="79876436" w:rsidR="00A20ACB" w:rsidRDefault="00A20ACB" w:rsidP="00A20ACB">
      <w:pPr>
        <w:pStyle w:val="Heading1"/>
        <w:jc w:val="both"/>
        <w:rPr>
          <w:rFonts w:ascii="Times New Roman" w:hAnsi="Times New Roman" w:cs="Times New Roman"/>
        </w:rPr>
      </w:pPr>
      <w:bookmarkStart w:id="0" w:name="header"/>
      <w:bookmarkStart w:id="1" w:name="citations"/>
      <w:bookmarkStart w:id="2" w:name="X7e35190c122c3ebe06d01a40609234ee86608ec"/>
      <w:bookmarkStart w:id="3" w:name="content"/>
      <w:bookmarkEnd w:id="0"/>
      <w:proofErr w:type="spellStart"/>
      <w:r w:rsidRPr="00A20ACB">
        <w:rPr>
          <w:rFonts w:ascii="Times New Roman" w:hAnsi="Times New Roman" w:cs="Times New Roman"/>
        </w:rPr>
        <w:t>Cybercriminality</w:t>
      </w:r>
      <w:proofErr w:type="spellEnd"/>
      <w:r w:rsidRPr="00A20ACB">
        <w:rPr>
          <w:rFonts w:ascii="Times New Roman" w:hAnsi="Times New Roman" w:cs="Times New Roman"/>
        </w:rPr>
        <w:t xml:space="preserve"> in the Asia-Pacific: Trends, State Responses, and Pakistan’s Role</w:t>
      </w:r>
    </w:p>
    <w:p w14:paraId="0F2D6B5E" w14:textId="6A19E61F" w:rsidR="00494B28" w:rsidRPr="00E868AA" w:rsidRDefault="00494B28" w:rsidP="00494B28">
      <w:pPr>
        <w:pStyle w:val="BodyText"/>
        <w:jc w:val="right"/>
        <w:rPr>
          <w:b/>
          <w:bCs/>
          <w:sz w:val="16"/>
          <w:szCs w:val="16"/>
        </w:rPr>
      </w:pPr>
      <w:r w:rsidRPr="00E868AA">
        <w:rPr>
          <w:b/>
          <w:bCs/>
          <w:sz w:val="16"/>
          <w:szCs w:val="16"/>
        </w:rPr>
        <w:t>Waleed Ahmad</w:t>
      </w:r>
    </w:p>
    <w:p w14:paraId="14B97A52" w14:textId="77777777" w:rsidR="00A20ACB" w:rsidRPr="00A20ACB" w:rsidRDefault="00A20ACB" w:rsidP="00034987">
      <w:pPr>
        <w:pStyle w:val="Heading2"/>
        <w:jc w:val="both"/>
        <w:rPr>
          <w:rFonts w:ascii="Times New Roman" w:hAnsi="Times New Roman" w:cs="Times New Roman"/>
        </w:rPr>
      </w:pPr>
      <w:bookmarkStart w:id="4" w:name="executive-summary"/>
      <w:r w:rsidRPr="00A20ACB">
        <w:rPr>
          <w:rFonts w:ascii="Times New Roman" w:hAnsi="Times New Roman" w:cs="Times New Roman"/>
        </w:rPr>
        <w:t>Executive Summary</w:t>
      </w:r>
    </w:p>
    <w:p w14:paraId="386972D1" w14:textId="1F0EECA0" w:rsidR="009D6DF2" w:rsidRPr="00A20ACB" w:rsidRDefault="00A20ACB" w:rsidP="009D6DF2">
      <w:pPr>
        <w:pStyle w:val="Compact"/>
        <w:numPr>
          <w:ilvl w:val="0"/>
          <w:numId w:val="2"/>
        </w:numPr>
        <w:spacing w:line="276" w:lineRule="auto"/>
        <w:jc w:val="both"/>
        <w:rPr>
          <w:rFonts w:ascii="Times New Roman" w:hAnsi="Times New Roman" w:cs="Times New Roman"/>
        </w:rPr>
      </w:pPr>
      <w:r w:rsidRPr="00A20ACB">
        <w:rPr>
          <w:rFonts w:ascii="Times New Roman" w:hAnsi="Times New Roman" w:cs="Times New Roman"/>
        </w:rPr>
        <w:t xml:space="preserve">The Asia-Pacific region is witnessing a </w:t>
      </w:r>
      <w:r w:rsidRPr="00034987">
        <w:rPr>
          <w:rFonts w:ascii="Times New Roman" w:hAnsi="Times New Roman" w:cs="Times New Roman"/>
        </w:rPr>
        <w:t>surge in cybercrime and cyber-enabled attacks, ranging from massive ransomware campaigns to state-linked espionage and organized fraud. In 2024 alone, APAC saw 57,000 ransomware incidents</w:t>
      </w:r>
      <w:r w:rsidRPr="00A20ACB">
        <w:rPr>
          <w:rFonts w:ascii="Times New Roman" w:hAnsi="Times New Roman" w:cs="Times New Roman"/>
        </w:rPr>
        <w:t xml:space="preserve"> notably in Indonesia, Philippines, Thailand</w:t>
      </w:r>
      <w:r w:rsidR="00034987">
        <w:rPr>
          <w:rFonts w:ascii="Times New Roman" w:hAnsi="Times New Roman" w:cs="Times New Roman"/>
        </w:rPr>
        <w:t>.</w:t>
      </w:r>
      <w:r w:rsidRPr="00A20ACB">
        <w:rPr>
          <w:rFonts w:ascii="Times New Roman" w:hAnsi="Times New Roman" w:cs="Times New Roman"/>
        </w:rPr>
        <w:t xml:space="preserve"> High-profile breaches (e.g. Indonesia’s national data center, Malaysian public transit, Philippine health insurer) underscore critical vulnerabilities</w:t>
      </w:r>
      <w:r w:rsidR="00034987">
        <w:rPr>
          <w:rFonts w:ascii="Times New Roman" w:hAnsi="Times New Roman" w:cs="Times New Roman"/>
        </w:rPr>
        <w:t>.</w:t>
      </w:r>
      <w:r w:rsidR="00034987">
        <w:rPr>
          <w:rStyle w:val="FootnoteReference"/>
          <w:rFonts w:ascii="Times New Roman" w:hAnsi="Times New Roman" w:cs="Times New Roman"/>
        </w:rPr>
        <w:footnoteReference w:id="1"/>
      </w:r>
      <w:r w:rsidRPr="00A20ACB">
        <w:rPr>
          <w:rFonts w:ascii="Times New Roman" w:hAnsi="Times New Roman" w:cs="Times New Roman"/>
        </w:rPr>
        <w:t xml:space="preserve"> </w:t>
      </w:r>
      <w:r w:rsidR="009D6DF2">
        <w:rPr>
          <w:rFonts w:ascii="Times New Roman" w:hAnsi="Times New Roman" w:cs="Times New Roman"/>
        </w:rPr>
        <w:t>In 2025-2026,</w:t>
      </w:r>
      <w:r w:rsidR="009D6DF2" w:rsidRPr="009D6DF2">
        <w:rPr>
          <w:rFonts w:ascii="Times New Roman" w:hAnsi="Times New Roman" w:cs="Times New Roman"/>
        </w:rPr>
        <w:t xml:space="preserve"> APAC has emerged as a key hotspot for state-linked cyber operations, with more than a quarter of global cyber espionage campaigns now targeting or originating from the region.</w:t>
      </w:r>
      <w:r w:rsidR="009D6DF2">
        <w:rPr>
          <w:rFonts w:ascii="Times New Roman" w:hAnsi="Times New Roman" w:cs="Times New Roman"/>
        </w:rPr>
        <w:t xml:space="preserve"> </w:t>
      </w:r>
      <w:r w:rsidRPr="00A20ACB">
        <w:rPr>
          <w:rFonts w:ascii="Times New Roman" w:hAnsi="Times New Roman" w:cs="Times New Roman"/>
        </w:rPr>
        <w:t xml:space="preserve">Criminal syndicates in Southeast Asia operate </w:t>
      </w:r>
      <w:r w:rsidRPr="009D6DF2">
        <w:rPr>
          <w:rFonts w:ascii="Times New Roman" w:hAnsi="Times New Roman" w:cs="Times New Roman"/>
        </w:rPr>
        <w:t>billion-dollar scam centers, and advanced persistent threat (APT) groups (Chinese, North Korean, etc.) now routinely target tech, energy and defense sectors across the region</w:t>
      </w:r>
      <w:r w:rsidR="00034987" w:rsidRPr="009D6DF2">
        <w:rPr>
          <w:rFonts w:ascii="Times New Roman" w:hAnsi="Times New Roman" w:cs="Times New Roman"/>
        </w:rPr>
        <w:t>.</w:t>
      </w:r>
      <w:r w:rsidR="009D6DF2" w:rsidRPr="009D6DF2">
        <w:rPr>
          <w:rFonts w:ascii="Times New Roman" w:hAnsi="Times New Roman" w:cs="Times New Roman"/>
        </w:rPr>
        <w:t xml:space="preserve"> </w:t>
      </w:r>
    </w:p>
    <w:p w14:paraId="63CA911B" w14:textId="5EF70171" w:rsidR="00A20ACB" w:rsidRPr="00A20ACB" w:rsidRDefault="00A20ACB" w:rsidP="00494B28">
      <w:pPr>
        <w:pStyle w:val="Compact"/>
        <w:numPr>
          <w:ilvl w:val="0"/>
          <w:numId w:val="2"/>
        </w:numPr>
        <w:spacing w:line="276" w:lineRule="auto"/>
        <w:jc w:val="both"/>
        <w:rPr>
          <w:rFonts w:ascii="Times New Roman" w:hAnsi="Times New Roman" w:cs="Times New Roman"/>
        </w:rPr>
      </w:pPr>
      <w:r w:rsidRPr="00A20ACB">
        <w:rPr>
          <w:rFonts w:ascii="Times New Roman" w:hAnsi="Times New Roman" w:cs="Times New Roman"/>
        </w:rPr>
        <w:t xml:space="preserve">Governments are responding with new laws, agencies and cooperation frameworks. Many APAC countries have </w:t>
      </w:r>
      <w:r w:rsidRPr="00034987">
        <w:rPr>
          <w:rFonts w:ascii="Times New Roman" w:hAnsi="Times New Roman" w:cs="Times New Roman"/>
        </w:rPr>
        <w:t>upgraded cybersecurity laws and regulations</w:t>
      </w:r>
      <w:r w:rsidRPr="00A20ACB">
        <w:rPr>
          <w:rFonts w:ascii="Times New Roman" w:hAnsi="Times New Roman" w:cs="Times New Roman"/>
        </w:rPr>
        <w:t xml:space="preserve">, established national cyber agencies/CERTs, and joined international initiatives. For example, Japan enacted an </w:t>
      </w:r>
      <w:r w:rsidRPr="00034987">
        <w:rPr>
          <w:rFonts w:ascii="Times New Roman" w:hAnsi="Times New Roman" w:cs="Times New Roman"/>
        </w:rPr>
        <w:t xml:space="preserve">Active Cyber </w:t>
      </w:r>
      <w:proofErr w:type="spellStart"/>
      <w:r w:rsidRPr="00034987">
        <w:rPr>
          <w:rFonts w:ascii="Times New Roman" w:hAnsi="Times New Roman" w:cs="Times New Roman"/>
        </w:rPr>
        <w:t>Defence</w:t>
      </w:r>
      <w:proofErr w:type="spellEnd"/>
      <w:r w:rsidRPr="00034987">
        <w:rPr>
          <w:rFonts w:ascii="Times New Roman" w:hAnsi="Times New Roman" w:cs="Times New Roman"/>
        </w:rPr>
        <w:t xml:space="preserve"> Law (2025)</w:t>
      </w:r>
      <w:r w:rsidRPr="00A20ACB">
        <w:rPr>
          <w:rFonts w:ascii="Times New Roman" w:hAnsi="Times New Roman" w:cs="Times New Roman"/>
        </w:rPr>
        <w:t xml:space="preserve"> enabling pre-emptive countermeasures</w:t>
      </w:r>
      <w:r w:rsidR="00034987">
        <w:rPr>
          <w:rStyle w:val="FootnoteReference"/>
          <w:rFonts w:ascii="Times New Roman" w:hAnsi="Times New Roman" w:cs="Times New Roman"/>
        </w:rPr>
        <w:footnoteReference w:id="2"/>
      </w:r>
      <w:r w:rsidRPr="00A20ACB">
        <w:rPr>
          <w:rFonts w:ascii="Times New Roman" w:hAnsi="Times New Roman" w:cs="Times New Roman"/>
        </w:rPr>
        <w:t>, Singapore mandates breach reporting under its Cybersecurity Act</w:t>
      </w:r>
      <w:r w:rsidR="00034987">
        <w:rPr>
          <w:rStyle w:val="FootnoteReference"/>
          <w:rFonts w:ascii="Times New Roman" w:hAnsi="Times New Roman" w:cs="Times New Roman"/>
        </w:rPr>
        <w:footnoteReference w:id="3"/>
      </w:r>
      <w:r w:rsidRPr="00A20ACB">
        <w:rPr>
          <w:rFonts w:ascii="Times New Roman" w:hAnsi="Times New Roman" w:cs="Times New Roman"/>
        </w:rPr>
        <w:t>, and India has reorganized its cybercrime coordination via I4C and a CERT Council</w:t>
      </w:r>
      <w:r w:rsidR="00034987">
        <w:rPr>
          <w:rFonts w:ascii="Times New Roman" w:hAnsi="Times New Roman" w:cs="Times New Roman"/>
        </w:rPr>
        <w:t>.</w:t>
      </w:r>
      <w:r w:rsidR="00034987">
        <w:rPr>
          <w:rStyle w:val="FootnoteReference"/>
          <w:rFonts w:ascii="Times New Roman" w:hAnsi="Times New Roman" w:cs="Times New Roman"/>
        </w:rPr>
        <w:footnoteReference w:id="4"/>
      </w:r>
      <w:r w:rsidRPr="00A20ACB">
        <w:rPr>
          <w:rFonts w:ascii="Times New Roman" w:hAnsi="Times New Roman" w:cs="Times New Roman"/>
        </w:rPr>
        <w:t xml:space="preserve"> At the regional level, ASEAN ministers endorsed a 10-year Action Plan (2026</w:t>
      </w:r>
      <w:r w:rsidR="00034987">
        <w:rPr>
          <w:rFonts w:ascii="Times New Roman" w:hAnsi="Times New Roman" w:cs="Times New Roman"/>
        </w:rPr>
        <w:t>-</w:t>
      </w:r>
      <w:r w:rsidRPr="00A20ACB">
        <w:rPr>
          <w:rFonts w:ascii="Times New Roman" w:hAnsi="Times New Roman" w:cs="Times New Roman"/>
        </w:rPr>
        <w:t>2035) on transnational crime that includes cybercrime and online fraud</w:t>
      </w:r>
      <w:r w:rsidR="00034987">
        <w:rPr>
          <w:rFonts w:ascii="Times New Roman" w:hAnsi="Times New Roman" w:cs="Times New Roman"/>
        </w:rPr>
        <w:t>.</w:t>
      </w:r>
      <w:r w:rsidR="00034987">
        <w:rPr>
          <w:rStyle w:val="FootnoteReference"/>
          <w:rFonts w:ascii="Times New Roman" w:hAnsi="Times New Roman" w:cs="Times New Roman"/>
        </w:rPr>
        <w:footnoteReference w:id="5"/>
      </w:r>
    </w:p>
    <w:p w14:paraId="6D2DA3A7" w14:textId="68367202" w:rsidR="00A20ACB" w:rsidRPr="00034987" w:rsidRDefault="00A20ACB" w:rsidP="00494B28">
      <w:pPr>
        <w:pStyle w:val="Compact"/>
        <w:numPr>
          <w:ilvl w:val="0"/>
          <w:numId w:val="2"/>
        </w:numPr>
        <w:spacing w:line="276" w:lineRule="auto"/>
        <w:jc w:val="both"/>
        <w:rPr>
          <w:rFonts w:ascii="Times New Roman" w:hAnsi="Times New Roman" w:cs="Times New Roman"/>
        </w:rPr>
      </w:pPr>
      <w:r w:rsidRPr="00034987">
        <w:rPr>
          <w:rFonts w:ascii="Times New Roman" w:hAnsi="Times New Roman" w:cs="Times New Roman"/>
        </w:rPr>
        <w:t>Key challenges persist attribution dilemmas (attacks routed across borders) hamper law enforcement, while human factors (large workforces, insider risk) amplify exposure. APAC firms suffer 8 insider-driven data incidents per month on average, higher than in the West</w:t>
      </w:r>
      <w:r w:rsidR="00034987" w:rsidRPr="00034987">
        <w:rPr>
          <w:rStyle w:val="FootnoteReference"/>
          <w:rFonts w:ascii="Times New Roman" w:hAnsi="Times New Roman" w:cs="Times New Roman"/>
        </w:rPr>
        <w:footnoteReference w:id="6"/>
      </w:r>
      <w:r w:rsidRPr="00034987">
        <w:rPr>
          <w:rFonts w:ascii="Times New Roman" w:hAnsi="Times New Roman" w:cs="Times New Roman"/>
        </w:rPr>
        <w:t xml:space="preserve">, </w:t>
      </w:r>
      <w:r w:rsidRPr="00034987">
        <w:rPr>
          <w:rFonts w:ascii="Times New Roman" w:hAnsi="Times New Roman" w:cs="Times New Roman"/>
        </w:rPr>
        <w:lastRenderedPageBreak/>
        <w:t xml:space="preserve">meaning social engineering and negligent behavior are major entry points. Fragmented policies and capacity gaps </w:t>
      </w:r>
      <w:r w:rsidR="004C332C" w:rsidRPr="00034987">
        <w:rPr>
          <w:rFonts w:ascii="Times New Roman" w:hAnsi="Times New Roman" w:cs="Times New Roman"/>
        </w:rPr>
        <w:t xml:space="preserve">including </w:t>
      </w:r>
      <w:r w:rsidRPr="00034987">
        <w:rPr>
          <w:rFonts w:ascii="Times New Roman" w:hAnsi="Times New Roman" w:cs="Times New Roman"/>
        </w:rPr>
        <w:t>talent shortage, legacy infrastructure, digital divide also constrain response.</w:t>
      </w:r>
    </w:p>
    <w:p w14:paraId="0AEC3EA0" w14:textId="16EE82CC" w:rsidR="00A20ACB" w:rsidRPr="00034987" w:rsidRDefault="00A20ACB" w:rsidP="00494B28">
      <w:pPr>
        <w:pStyle w:val="Compact"/>
        <w:numPr>
          <w:ilvl w:val="0"/>
          <w:numId w:val="2"/>
        </w:numPr>
        <w:spacing w:line="276" w:lineRule="auto"/>
        <w:jc w:val="both"/>
        <w:rPr>
          <w:rFonts w:ascii="Times New Roman" w:hAnsi="Times New Roman" w:cs="Times New Roman"/>
        </w:rPr>
      </w:pPr>
      <w:r w:rsidRPr="00034987">
        <w:rPr>
          <w:rFonts w:ascii="Times New Roman" w:hAnsi="Times New Roman" w:cs="Times New Roman"/>
        </w:rPr>
        <w:t>Pakistan’s role is becoming more prominent. Islamabad faces similar threats: an estimated 40 million cyber incidents in 2024, including a mid-2025 ransomware attack on a major gas company</w:t>
      </w:r>
      <w:r w:rsidR="004C332C" w:rsidRPr="00034987">
        <w:rPr>
          <w:rFonts w:ascii="Times New Roman" w:hAnsi="Times New Roman" w:cs="Times New Roman"/>
        </w:rPr>
        <w:t xml:space="preserve">, </w:t>
      </w:r>
      <w:r w:rsidRPr="00034987">
        <w:rPr>
          <w:rFonts w:ascii="Times New Roman" w:hAnsi="Times New Roman" w:cs="Times New Roman"/>
        </w:rPr>
        <w:t>Blue Locker</w:t>
      </w:r>
      <w:r w:rsidR="00034987">
        <w:rPr>
          <w:rFonts w:ascii="Times New Roman" w:hAnsi="Times New Roman" w:cs="Times New Roman"/>
        </w:rPr>
        <w:t>.</w:t>
      </w:r>
      <w:r w:rsidR="00034987" w:rsidRPr="00034987">
        <w:rPr>
          <w:rStyle w:val="FootnoteReference"/>
          <w:rFonts w:ascii="Times New Roman" w:hAnsi="Times New Roman" w:cs="Times New Roman"/>
        </w:rPr>
        <w:footnoteReference w:id="7"/>
      </w:r>
      <w:r w:rsidRPr="00034987">
        <w:rPr>
          <w:rFonts w:ascii="Times New Roman" w:hAnsi="Times New Roman" w:cs="Times New Roman"/>
        </w:rPr>
        <w:t xml:space="preserve"> Hacktivist groups targeted Pakistani government domains (e.g. false claims of gov.pk “digital blackout”)</w:t>
      </w:r>
      <w:r w:rsidR="00034987">
        <w:rPr>
          <w:rFonts w:ascii="Times New Roman" w:hAnsi="Times New Roman" w:cs="Times New Roman"/>
        </w:rPr>
        <w:t>.</w:t>
      </w:r>
      <w:r w:rsidR="00034987" w:rsidRPr="00034987">
        <w:rPr>
          <w:rStyle w:val="FootnoteReference"/>
          <w:rFonts w:ascii="Times New Roman" w:hAnsi="Times New Roman" w:cs="Times New Roman"/>
        </w:rPr>
        <w:footnoteReference w:id="8"/>
      </w:r>
      <w:r w:rsidRPr="00034987">
        <w:rPr>
          <w:rFonts w:ascii="Times New Roman" w:hAnsi="Times New Roman" w:cs="Times New Roman"/>
        </w:rPr>
        <w:t xml:space="preserve"> The government has moved to strengthen defenses: a </w:t>
      </w:r>
      <w:r w:rsidR="00C47AB3">
        <w:rPr>
          <w:rFonts w:ascii="Times New Roman" w:hAnsi="Times New Roman" w:cs="Times New Roman"/>
        </w:rPr>
        <w:t xml:space="preserve">proposed </w:t>
      </w:r>
      <w:r w:rsidRPr="00034987">
        <w:rPr>
          <w:rFonts w:ascii="Times New Roman" w:hAnsi="Times New Roman" w:cs="Times New Roman"/>
        </w:rPr>
        <w:t>draft Cybersecurity Act (2025) will create a national Cybersecurity Authority, a 14-member CERT Council is coordinating incident response, and the telecom regulator issued a 2023</w:t>
      </w:r>
      <w:r w:rsidR="004C332C" w:rsidRPr="00034987">
        <w:rPr>
          <w:rFonts w:ascii="Times New Roman" w:hAnsi="Times New Roman" w:cs="Times New Roman"/>
        </w:rPr>
        <w:t>-</w:t>
      </w:r>
      <w:r w:rsidRPr="00034987">
        <w:rPr>
          <w:rFonts w:ascii="Times New Roman" w:hAnsi="Times New Roman" w:cs="Times New Roman"/>
        </w:rPr>
        <w:t>2028 cybersecurity strategy covering law, resilience, monitoring, capacity and public awareness</w:t>
      </w:r>
      <w:r w:rsidR="00034987">
        <w:rPr>
          <w:rFonts w:ascii="Times New Roman" w:hAnsi="Times New Roman" w:cs="Times New Roman"/>
        </w:rPr>
        <w:t>.</w:t>
      </w:r>
      <w:r w:rsidR="00034987" w:rsidRPr="00034987">
        <w:rPr>
          <w:rStyle w:val="FootnoteReference"/>
          <w:rFonts w:ascii="Times New Roman" w:hAnsi="Times New Roman" w:cs="Times New Roman"/>
        </w:rPr>
        <w:footnoteReference w:id="9"/>
      </w:r>
    </w:p>
    <w:p w14:paraId="242B2478" w14:textId="3432B888" w:rsidR="00A20ACB" w:rsidRPr="00A20ACB" w:rsidRDefault="00A20ACB" w:rsidP="00494B28">
      <w:pPr>
        <w:pStyle w:val="Compact"/>
        <w:numPr>
          <w:ilvl w:val="0"/>
          <w:numId w:val="2"/>
        </w:numPr>
        <w:spacing w:line="276" w:lineRule="auto"/>
        <w:jc w:val="both"/>
        <w:rPr>
          <w:rFonts w:ascii="Times New Roman" w:hAnsi="Times New Roman" w:cs="Times New Roman"/>
        </w:rPr>
      </w:pPr>
      <w:r w:rsidRPr="00A20ACB">
        <w:rPr>
          <w:rFonts w:ascii="Times New Roman" w:hAnsi="Times New Roman" w:cs="Times New Roman"/>
        </w:rPr>
        <w:t>Thi</w:t>
      </w:r>
      <w:r w:rsidR="004C332C">
        <w:rPr>
          <w:rFonts w:ascii="Times New Roman" w:hAnsi="Times New Roman" w:cs="Times New Roman"/>
        </w:rPr>
        <w:t xml:space="preserve">s op-ed </w:t>
      </w:r>
      <w:r w:rsidRPr="00A20ACB">
        <w:rPr>
          <w:rFonts w:ascii="Times New Roman" w:hAnsi="Times New Roman" w:cs="Times New Roman"/>
        </w:rPr>
        <w:t xml:space="preserve">examines these trends and countermeasures, and provides </w:t>
      </w:r>
      <w:r w:rsidRPr="00A20ACB">
        <w:rPr>
          <w:rFonts w:ascii="Times New Roman" w:hAnsi="Times New Roman" w:cs="Times New Roman"/>
          <w:b/>
          <w:bCs/>
        </w:rPr>
        <w:t>policy recommendations for Pakistan</w:t>
      </w:r>
      <w:r w:rsidRPr="00A20ACB">
        <w:rPr>
          <w:rFonts w:ascii="Times New Roman" w:hAnsi="Times New Roman" w:cs="Times New Roman"/>
        </w:rPr>
        <w:t xml:space="preserve">, including finalizing legal frameworks, enhancing public-private partnerships, and investing in human-centric security. Addressing </w:t>
      </w:r>
      <w:proofErr w:type="spellStart"/>
      <w:r w:rsidRPr="00A20ACB">
        <w:rPr>
          <w:rFonts w:ascii="Times New Roman" w:hAnsi="Times New Roman" w:cs="Times New Roman"/>
        </w:rPr>
        <w:t>cybercriminality</w:t>
      </w:r>
      <w:proofErr w:type="spellEnd"/>
      <w:r w:rsidRPr="00A20ACB">
        <w:rPr>
          <w:rFonts w:ascii="Times New Roman" w:hAnsi="Times New Roman" w:cs="Times New Roman"/>
        </w:rPr>
        <w:t xml:space="preserve"> in Asia-Pacific thus requires not only technical tools but also regional cooperation and a focus on the human and transnational dimensions of cyber conflict.</w:t>
      </w:r>
    </w:p>
    <w:p w14:paraId="2622C6BE" w14:textId="77777777" w:rsidR="00A20ACB" w:rsidRPr="00A20ACB" w:rsidRDefault="00A20ACB" w:rsidP="00494B28">
      <w:pPr>
        <w:pStyle w:val="Heading2"/>
        <w:spacing w:line="276" w:lineRule="auto"/>
        <w:jc w:val="both"/>
        <w:rPr>
          <w:rFonts w:ascii="Times New Roman" w:hAnsi="Times New Roman" w:cs="Times New Roman"/>
        </w:rPr>
      </w:pPr>
      <w:bookmarkStart w:id="5" w:name="asia-pacific-threat-landscape"/>
      <w:bookmarkEnd w:id="4"/>
      <w:r w:rsidRPr="00A20ACB">
        <w:rPr>
          <w:rFonts w:ascii="Times New Roman" w:hAnsi="Times New Roman" w:cs="Times New Roman"/>
        </w:rPr>
        <w:t>Asia-Pacific Threat Landscape</w:t>
      </w:r>
    </w:p>
    <w:p w14:paraId="1F2F34E0" w14:textId="1B3BE20F"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Asia-Pacific now sees some of the </w:t>
      </w:r>
      <w:r w:rsidRPr="00034987">
        <w:rPr>
          <w:rFonts w:ascii="Times New Roman" w:hAnsi="Times New Roman" w:cs="Times New Roman"/>
        </w:rPr>
        <w:t xml:space="preserve">world’s most frequent and sophisticated </w:t>
      </w:r>
      <w:r w:rsidR="004C332C" w:rsidRPr="00034987">
        <w:rPr>
          <w:rFonts w:ascii="Times New Roman" w:hAnsi="Times New Roman" w:cs="Times New Roman"/>
        </w:rPr>
        <w:t>cyber-attacks</w:t>
      </w:r>
      <w:r w:rsidRPr="00034987">
        <w:rPr>
          <w:rFonts w:ascii="Times New Roman" w:hAnsi="Times New Roman" w:cs="Times New Roman"/>
        </w:rPr>
        <w:t>.</w:t>
      </w:r>
      <w:r w:rsidRPr="00A20ACB">
        <w:rPr>
          <w:rFonts w:ascii="Times New Roman" w:hAnsi="Times New Roman" w:cs="Times New Roman"/>
        </w:rPr>
        <w:t xml:space="preserve"> Major trends include:</w:t>
      </w:r>
    </w:p>
    <w:p w14:paraId="4ADC90A3" w14:textId="77777777" w:rsidR="004C332C" w:rsidRDefault="00A20ACB" w:rsidP="00494B28">
      <w:pPr>
        <w:pStyle w:val="FirstParagraph"/>
        <w:numPr>
          <w:ilvl w:val="0"/>
          <w:numId w:val="6"/>
        </w:numPr>
        <w:spacing w:line="276" w:lineRule="auto"/>
        <w:jc w:val="both"/>
        <w:rPr>
          <w:rFonts w:ascii="Times New Roman" w:hAnsi="Times New Roman" w:cs="Times New Roman"/>
        </w:rPr>
      </w:pPr>
      <w:r w:rsidRPr="00A20ACB">
        <w:rPr>
          <w:rFonts w:ascii="Times New Roman" w:hAnsi="Times New Roman" w:cs="Times New Roman"/>
          <w:b/>
          <w:bCs/>
        </w:rPr>
        <w:t>Ransomware and Malware:</w:t>
      </w:r>
      <w:r w:rsidRPr="00A20ACB">
        <w:rPr>
          <w:rFonts w:ascii="Times New Roman" w:hAnsi="Times New Roman" w:cs="Times New Roman"/>
        </w:rPr>
        <w:t xml:space="preserve"> </w:t>
      </w:r>
    </w:p>
    <w:p w14:paraId="710C44A5" w14:textId="5CD3D04D"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APAC faces an unprecedented ransomware surge. In H1 2024, there were over </w:t>
      </w:r>
      <w:r w:rsidRPr="00A20ACB">
        <w:rPr>
          <w:rFonts w:ascii="Times New Roman" w:hAnsi="Times New Roman" w:cs="Times New Roman"/>
          <w:i/>
          <w:iCs/>
        </w:rPr>
        <w:t>57,000</w:t>
      </w:r>
      <w:r w:rsidRPr="00A20ACB">
        <w:rPr>
          <w:rFonts w:ascii="Times New Roman" w:hAnsi="Times New Roman" w:cs="Times New Roman"/>
        </w:rPr>
        <w:t xml:space="preserve"> ransomware attacks regionally</w:t>
      </w:r>
      <w:r w:rsidR="00034987">
        <w:rPr>
          <w:rStyle w:val="FootnoteReference"/>
          <w:rFonts w:ascii="Times New Roman" w:hAnsi="Times New Roman" w:cs="Times New Roman"/>
        </w:rPr>
        <w:footnoteReference w:id="10"/>
      </w:r>
      <w:r w:rsidRPr="00A20ACB">
        <w:rPr>
          <w:rFonts w:ascii="Times New Roman" w:hAnsi="Times New Roman" w:cs="Times New Roman"/>
        </w:rPr>
        <w:t xml:space="preserve">. Threat actors now use </w:t>
      </w:r>
      <w:r w:rsidRPr="00A20ACB">
        <w:rPr>
          <w:rFonts w:ascii="Times New Roman" w:hAnsi="Times New Roman" w:cs="Times New Roman"/>
          <w:b/>
          <w:bCs/>
        </w:rPr>
        <w:t>double/triple extortion</w:t>
      </w:r>
      <w:r w:rsidRPr="00A20ACB">
        <w:rPr>
          <w:rFonts w:ascii="Times New Roman" w:hAnsi="Times New Roman" w:cs="Times New Roman"/>
        </w:rPr>
        <w:t xml:space="preserve"> (data leaks or service disruption) beyond mere encryption. For example, a </w:t>
      </w:r>
      <w:proofErr w:type="spellStart"/>
      <w:r w:rsidRPr="00A20ACB">
        <w:rPr>
          <w:rFonts w:ascii="Times New Roman" w:hAnsi="Times New Roman" w:cs="Times New Roman"/>
        </w:rPr>
        <w:t>LockBit</w:t>
      </w:r>
      <w:proofErr w:type="spellEnd"/>
      <w:r w:rsidRPr="00A20ACB">
        <w:rPr>
          <w:rFonts w:ascii="Times New Roman" w:hAnsi="Times New Roman" w:cs="Times New Roman"/>
        </w:rPr>
        <w:t xml:space="preserve"> 3.0 attack in mid-2024 crippled fuel distribution in Indonesia’s Java region</w:t>
      </w:r>
      <w:r w:rsidR="00034987">
        <w:rPr>
          <w:rFonts w:ascii="Times New Roman" w:hAnsi="Times New Roman" w:cs="Times New Roman"/>
        </w:rPr>
        <w:t>.</w:t>
      </w:r>
      <w:r w:rsidR="00034987">
        <w:rPr>
          <w:rStyle w:val="FootnoteReference"/>
          <w:rFonts w:ascii="Times New Roman" w:hAnsi="Times New Roman" w:cs="Times New Roman"/>
        </w:rPr>
        <w:footnoteReference w:id="11"/>
      </w:r>
      <w:r w:rsidRPr="00A20ACB">
        <w:rPr>
          <w:rFonts w:ascii="Times New Roman" w:hAnsi="Times New Roman" w:cs="Times New Roman"/>
        </w:rPr>
        <w:t xml:space="preserve"> Similar breaches hit critical services</w:t>
      </w:r>
      <w:r w:rsidR="004C332C">
        <w:rPr>
          <w:rFonts w:ascii="Times New Roman" w:hAnsi="Times New Roman" w:cs="Times New Roman"/>
        </w:rPr>
        <w:t xml:space="preserve"> including </w:t>
      </w:r>
      <w:r w:rsidRPr="00A20ACB">
        <w:rPr>
          <w:rFonts w:ascii="Times New Roman" w:hAnsi="Times New Roman" w:cs="Times New Roman"/>
        </w:rPr>
        <w:t xml:space="preserve">Indonesia’s National Data Centre, Malaysia’s metro transit systems, and the Philippines’ PhilHealth insurer </w:t>
      </w:r>
      <w:r w:rsidR="004C332C">
        <w:rPr>
          <w:rFonts w:ascii="Times New Roman" w:hAnsi="Times New Roman" w:cs="Times New Roman"/>
        </w:rPr>
        <w:t xml:space="preserve">exposing </w:t>
      </w:r>
      <w:r w:rsidRPr="00A20ACB">
        <w:rPr>
          <w:rFonts w:ascii="Times New Roman" w:hAnsi="Times New Roman" w:cs="Times New Roman"/>
        </w:rPr>
        <w:t>42 million records in Sept 2023</w:t>
      </w:r>
      <w:r w:rsidR="00034987">
        <w:rPr>
          <w:rFonts w:ascii="Times New Roman" w:hAnsi="Times New Roman" w:cs="Times New Roman"/>
        </w:rPr>
        <w:t>.</w:t>
      </w:r>
      <w:r w:rsidR="00034987">
        <w:rPr>
          <w:rStyle w:val="FootnoteReference"/>
          <w:rFonts w:ascii="Times New Roman" w:hAnsi="Times New Roman" w:cs="Times New Roman"/>
        </w:rPr>
        <w:footnoteReference w:id="12"/>
      </w:r>
    </w:p>
    <w:p w14:paraId="5EA873C6" w14:textId="77777777" w:rsidR="004C332C" w:rsidRDefault="00A20ACB" w:rsidP="00494B28">
      <w:pPr>
        <w:pStyle w:val="FirstParagraph"/>
        <w:numPr>
          <w:ilvl w:val="0"/>
          <w:numId w:val="6"/>
        </w:numPr>
        <w:spacing w:line="276" w:lineRule="auto"/>
        <w:jc w:val="both"/>
        <w:rPr>
          <w:rFonts w:ascii="Times New Roman" w:hAnsi="Times New Roman" w:cs="Times New Roman"/>
        </w:rPr>
      </w:pPr>
      <w:r w:rsidRPr="00A20ACB">
        <w:rPr>
          <w:rFonts w:ascii="Times New Roman" w:hAnsi="Times New Roman" w:cs="Times New Roman"/>
          <w:b/>
          <w:bCs/>
        </w:rPr>
        <w:lastRenderedPageBreak/>
        <w:t>State-sponsored Cyber Espionage:</w:t>
      </w:r>
      <w:r w:rsidRPr="00A20ACB">
        <w:rPr>
          <w:rFonts w:ascii="Times New Roman" w:hAnsi="Times New Roman" w:cs="Times New Roman"/>
        </w:rPr>
        <w:t xml:space="preserve"> </w:t>
      </w:r>
    </w:p>
    <w:p w14:paraId="4CD54AE1" w14:textId="04FFCB0C" w:rsidR="004C332C"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Chinese, North Korean, Iranian and other APT groups are active. These teams target tech R&amp;D, energy and defense networks. Notably, Chinese hackers (e.g. “</w:t>
      </w:r>
      <w:proofErr w:type="spellStart"/>
      <w:r w:rsidRPr="00A20ACB">
        <w:rPr>
          <w:rFonts w:ascii="Times New Roman" w:hAnsi="Times New Roman" w:cs="Times New Roman"/>
        </w:rPr>
        <w:t>MirrorFace</w:t>
      </w:r>
      <w:proofErr w:type="spellEnd"/>
      <w:r w:rsidRPr="00A20ACB">
        <w:rPr>
          <w:rFonts w:ascii="Times New Roman" w:hAnsi="Times New Roman" w:cs="Times New Roman"/>
        </w:rPr>
        <w:t>”) seek semiconductor and telecom secrets, while North Korea’s Lazarus and allied groups have stolen cryptocurrency and carried out phishing campaigns in the region</w:t>
      </w:r>
      <w:r w:rsidR="00034987">
        <w:rPr>
          <w:rFonts w:ascii="Times New Roman" w:hAnsi="Times New Roman" w:cs="Times New Roman"/>
        </w:rPr>
        <w:t>.</w:t>
      </w:r>
      <w:r w:rsidR="00034987">
        <w:rPr>
          <w:rStyle w:val="FootnoteReference"/>
          <w:rFonts w:ascii="Times New Roman" w:hAnsi="Times New Roman" w:cs="Times New Roman"/>
        </w:rPr>
        <w:footnoteReference w:id="13"/>
      </w:r>
      <w:r w:rsidRPr="00A20ACB">
        <w:rPr>
          <w:rFonts w:ascii="Times New Roman" w:hAnsi="Times New Roman" w:cs="Times New Roman"/>
        </w:rPr>
        <w:t xml:space="preserve"> Taiwan and Japan report daily intrusion attempts, and South Korea suffers frequent attacks often traced to DPRK</w:t>
      </w:r>
      <w:r w:rsidR="004C332C">
        <w:rPr>
          <w:rFonts w:ascii="Times New Roman" w:hAnsi="Times New Roman" w:cs="Times New Roman"/>
        </w:rPr>
        <w:t>,</w:t>
      </w:r>
      <w:r w:rsidRPr="00A20ACB">
        <w:rPr>
          <w:rFonts w:ascii="Times New Roman" w:hAnsi="Times New Roman" w:cs="Times New Roman"/>
        </w:rPr>
        <w:t xml:space="preserve"> aimed at government, military and finance sectors. Such campaigns blend intelligence gathering with criminal profit.</w:t>
      </w:r>
    </w:p>
    <w:p w14:paraId="7CA85763" w14:textId="77777777" w:rsidR="004C332C" w:rsidRDefault="00A20ACB" w:rsidP="00494B28">
      <w:pPr>
        <w:pStyle w:val="FirstParagraph"/>
        <w:numPr>
          <w:ilvl w:val="0"/>
          <w:numId w:val="6"/>
        </w:numPr>
        <w:spacing w:line="276" w:lineRule="auto"/>
        <w:jc w:val="both"/>
        <w:rPr>
          <w:rFonts w:ascii="Times New Roman" w:hAnsi="Times New Roman" w:cs="Times New Roman"/>
        </w:rPr>
      </w:pPr>
      <w:r w:rsidRPr="00A20ACB">
        <w:rPr>
          <w:rFonts w:ascii="Times New Roman" w:hAnsi="Times New Roman" w:cs="Times New Roman"/>
          <w:b/>
          <w:bCs/>
        </w:rPr>
        <w:t>Transnational Organized Crime and Scams:</w:t>
      </w:r>
      <w:r w:rsidRPr="00A20ACB">
        <w:rPr>
          <w:rFonts w:ascii="Times New Roman" w:hAnsi="Times New Roman" w:cs="Times New Roman"/>
        </w:rPr>
        <w:t xml:space="preserve"> </w:t>
      </w:r>
    </w:p>
    <w:p w14:paraId="7EB274E2" w14:textId="641D3B76"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Southeast Asia hosts large criminal fraud hubs. Syndicates in Cambodia, Lao PDR, Myanmar and the Philippines run elaborate “scam </w:t>
      </w:r>
      <w:r w:rsidR="004C332C" w:rsidRPr="00A20ACB">
        <w:rPr>
          <w:rFonts w:ascii="Times New Roman" w:hAnsi="Times New Roman" w:cs="Times New Roman"/>
        </w:rPr>
        <w:t>centers</w:t>
      </w:r>
      <w:r w:rsidRPr="00A20ACB">
        <w:rPr>
          <w:rFonts w:ascii="Times New Roman" w:hAnsi="Times New Roman" w:cs="Times New Roman"/>
        </w:rPr>
        <w:t xml:space="preserve">” that exploit global victims through romance scams, bogus investments and fake lotteries. These operations employ forced labor and even trafficked workers, generating </w:t>
      </w:r>
      <w:r w:rsidRPr="00034987">
        <w:rPr>
          <w:rFonts w:ascii="Times New Roman" w:hAnsi="Times New Roman" w:cs="Times New Roman"/>
        </w:rPr>
        <w:t>US$40 billion</w:t>
      </w:r>
      <w:r w:rsidRPr="00A20ACB">
        <w:rPr>
          <w:rFonts w:ascii="Times New Roman" w:hAnsi="Times New Roman" w:cs="Times New Roman"/>
        </w:rPr>
        <w:t xml:space="preserve"> annually.</w:t>
      </w:r>
      <w:r w:rsidR="00034987">
        <w:rPr>
          <w:rStyle w:val="FootnoteReference"/>
          <w:rFonts w:ascii="Times New Roman" w:hAnsi="Times New Roman" w:cs="Times New Roman"/>
        </w:rPr>
        <w:footnoteReference w:id="14"/>
      </w:r>
      <w:r w:rsidRPr="00A20ACB">
        <w:rPr>
          <w:rFonts w:ascii="Times New Roman" w:hAnsi="Times New Roman" w:cs="Times New Roman"/>
        </w:rPr>
        <w:t xml:space="preserve"> The use of social media and now deepfake/AI tools is exploding deepfake-based schemes grew 600% by late 2024. Meanwhile, traditional phishing and fraud continue: APAC populations experience higher rates of data exposure from compromised credentials, partly due to large unregulated messaging platforms in Southeast Asia.</w:t>
      </w:r>
    </w:p>
    <w:p w14:paraId="1F2F190E" w14:textId="77777777" w:rsidR="004C332C" w:rsidRDefault="00A20ACB" w:rsidP="00494B28">
      <w:pPr>
        <w:pStyle w:val="FirstParagraph"/>
        <w:numPr>
          <w:ilvl w:val="0"/>
          <w:numId w:val="6"/>
        </w:numPr>
        <w:spacing w:line="276" w:lineRule="auto"/>
        <w:jc w:val="both"/>
        <w:rPr>
          <w:rFonts w:ascii="Times New Roman" w:hAnsi="Times New Roman" w:cs="Times New Roman"/>
        </w:rPr>
      </w:pPr>
      <w:r w:rsidRPr="00A20ACB">
        <w:rPr>
          <w:rFonts w:ascii="Times New Roman" w:hAnsi="Times New Roman" w:cs="Times New Roman"/>
          <w:b/>
          <w:bCs/>
        </w:rPr>
        <w:t>Insider &amp; Human Risk:</w:t>
      </w:r>
      <w:r w:rsidRPr="00A20ACB">
        <w:rPr>
          <w:rFonts w:ascii="Times New Roman" w:hAnsi="Times New Roman" w:cs="Times New Roman"/>
        </w:rPr>
        <w:t xml:space="preserve"> </w:t>
      </w:r>
    </w:p>
    <w:p w14:paraId="1F3B078D" w14:textId="507F0F3C"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Human factors are key vulnerabilities. Studies show APAC organizations average </w:t>
      </w:r>
      <w:r w:rsidR="004C332C">
        <w:rPr>
          <w:rFonts w:ascii="Times New Roman" w:hAnsi="Times New Roman" w:cs="Times New Roman"/>
        </w:rPr>
        <w:t>eight</w:t>
      </w:r>
      <w:r w:rsidRPr="00A20ACB">
        <w:rPr>
          <w:rFonts w:ascii="Times New Roman" w:hAnsi="Times New Roman" w:cs="Times New Roman"/>
        </w:rPr>
        <w:t xml:space="preserve"> insider-caused data breaches per month, more than in Europe (6) or North America (5). Common culprits include compromised credentials, negligent staff or malicious insiders. In practice, attackers exploit routine behaviors </w:t>
      </w:r>
      <w:r w:rsidR="004C332C">
        <w:rPr>
          <w:rFonts w:ascii="Times New Roman" w:hAnsi="Times New Roman" w:cs="Times New Roman"/>
        </w:rPr>
        <w:t>for example “</w:t>
      </w:r>
      <w:r w:rsidRPr="00A20ACB">
        <w:rPr>
          <w:rFonts w:ascii="Times New Roman" w:hAnsi="Times New Roman" w:cs="Times New Roman"/>
        </w:rPr>
        <w:t>check this urgent invoice!</w:t>
      </w:r>
      <w:r w:rsidR="004C332C">
        <w:rPr>
          <w:rFonts w:ascii="Times New Roman" w:hAnsi="Times New Roman" w:cs="Times New Roman"/>
        </w:rPr>
        <w:t>”</w:t>
      </w:r>
      <w:r w:rsidRPr="00A20ACB">
        <w:rPr>
          <w:rFonts w:ascii="Times New Roman" w:hAnsi="Times New Roman" w:cs="Times New Roman"/>
        </w:rPr>
        <w:t xml:space="preserve"> to bypass technical defenses. High-turnover workforces and rapid digital adoption mean even well-funded organizations struggle with awareness. This “human attack surface” is now recognized as critical</w:t>
      </w:r>
      <w:r w:rsidR="004C332C">
        <w:rPr>
          <w:rFonts w:ascii="Times New Roman" w:hAnsi="Times New Roman" w:cs="Times New Roman"/>
        </w:rPr>
        <w:t>.</w:t>
      </w:r>
      <w:r w:rsidRPr="00A20ACB">
        <w:rPr>
          <w:rFonts w:ascii="Times New Roman" w:hAnsi="Times New Roman" w:cs="Times New Roman"/>
        </w:rPr>
        <w:t xml:space="preserve"> </w:t>
      </w:r>
      <w:r w:rsidR="004C332C">
        <w:rPr>
          <w:rFonts w:ascii="Times New Roman" w:hAnsi="Times New Roman" w:cs="Times New Roman"/>
        </w:rPr>
        <w:t>A</w:t>
      </w:r>
      <w:r w:rsidRPr="00A20ACB">
        <w:rPr>
          <w:rFonts w:ascii="Times New Roman" w:hAnsi="Times New Roman" w:cs="Times New Roman"/>
        </w:rPr>
        <w:t>ttackers often penetrate networks not by hacking firewalls, but by hacking trust and curiosity.</w:t>
      </w:r>
    </w:p>
    <w:p w14:paraId="369D7308" w14:textId="77777777" w:rsidR="00A20ACB" w:rsidRPr="00A20ACB" w:rsidRDefault="00A20ACB" w:rsidP="00494B28">
      <w:pPr>
        <w:pStyle w:val="Heading2"/>
        <w:spacing w:line="276" w:lineRule="auto"/>
        <w:jc w:val="both"/>
        <w:rPr>
          <w:rFonts w:ascii="Times New Roman" w:hAnsi="Times New Roman" w:cs="Times New Roman"/>
        </w:rPr>
      </w:pPr>
      <w:bookmarkStart w:id="7" w:name="state-responses-and-regional-cooperation"/>
      <w:bookmarkEnd w:id="5"/>
      <w:r w:rsidRPr="00A20ACB">
        <w:rPr>
          <w:rFonts w:ascii="Times New Roman" w:hAnsi="Times New Roman" w:cs="Times New Roman"/>
        </w:rPr>
        <w:t>State Responses and Regional Cooperation</w:t>
      </w:r>
    </w:p>
    <w:p w14:paraId="5152C655" w14:textId="77777777"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Governments across Asia-Pacific are elevating cybersecurity as a strategic priority:</w:t>
      </w:r>
    </w:p>
    <w:p w14:paraId="6C30DA2F" w14:textId="77777777" w:rsidR="004C332C" w:rsidRDefault="00A20ACB" w:rsidP="00494B28">
      <w:pPr>
        <w:pStyle w:val="Compact"/>
        <w:numPr>
          <w:ilvl w:val="0"/>
          <w:numId w:val="9"/>
        </w:numPr>
        <w:spacing w:line="276" w:lineRule="auto"/>
        <w:jc w:val="both"/>
        <w:rPr>
          <w:rFonts w:ascii="Times New Roman" w:hAnsi="Times New Roman" w:cs="Times New Roman"/>
        </w:rPr>
      </w:pPr>
      <w:r w:rsidRPr="00A20ACB">
        <w:rPr>
          <w:rFonts w:ascii="Times New Roman" w:hAnsi="Times New Roman" w:cs="Times New Roman"/>
          <w:b/>
          <w:bCs/>
        </w:rPr>
        <w:t>New Laws and Standards:</w:t>
      </w:r>
      <w:r w:rsidRPr="00A20ACB">
        <w:rPr>
          <w:rFonts w:ascii="Times New Roman" w:hAnsi="Times New Roman" w:cs="Times New Roman"/>
        </w:rPr>
        <w:t xml:space="preserve"> </w:t>
      </w:r>
    </w:p>
    <w:p w14:paraId="5C8C7323" w14:textId="524CED5A" w:rsidR="004C332C" w:rsidRDefault="00A20ACB" w:rsidP="00494B28">
      <w:pPr>
        <w:pStyle w:val="Compact"/>
        <w:spacing w:line="276" w:lineRule="auto"/>
        <w:jc w:val="both"/>
        <w:rPr>
          <w:rFonts w:ascii="Times New Roman" w:hAnsi="Times New Roman" w:cs="Times New Roman"/>
        </w:rPr>
      </w:pPr>
      <w:r w:rsidRPr="00A20ACB">
        <w:rPr>
          <w:rFonts w:ascii="Times New Roman" w:hAnsi="Times New Roman" w:cs="Times New Roman"/>
        </w:rPr>
        <w:t xml:space="preserve">Countries are updating legal frameworks. </w:t>
      </w:r>
      <w:r w:rsidRPr="00034987">
        <w:rPr>
          <w:rFonts w:ascii="Times New Roman" w:hAnsi="Times New Roman" w:cs="Times New Roman"/>
        </w:rPr>
        <w:t xml:space="preserve">Singapore’s Cybersecurity Act (2018) now requires critical infrastructure operators to report breaches, and regulates SOCs, data centers and </w:t>
      </w:r>
      <w:r w:rsidRPr="00034987">
        <w:rPr>
          <w:rFonts w:ascii="Times New Roman" w:hAnsi="Times New Roman" w:cs="Times New Roman"/>
        </w:rPr>
        <w:lastRenderedPageBreak/>
        <w:t xml:space="preserve">telecoms. Japan introduced the Active Cyber </w:t>
      </w:r>
      <w:proofErr w:type="spellStart"/>
      <w:r w:rsidRPr="00034987">
        <w:rPr>
          <w:rFonts w:ascii="Times New Roman" w:hAnsi="Times New Roman" w:cs="Times New Roman"/>
        </w:rPr>
        <w:t>Defence</w:t>
      </w:r>
      <w:proofErr w:type="spellEnd"/>
      <w:r w:rsidRPr="00034987">
        <w:rPr>
          <w:rFonts w:ascii="Times New Roman" w:hAnsi="Times New Roman" w:cs="Times New Roman"/>
        </w:rPr>
        <w:t xml:space="preserve"> Law (2025), legally allowing government entities to preemptively sinkhole or </w:t>
      </w:r>
      <w:r w:rsidR="008D21FD" w:rsidRPr="00034987">
        <w:rPr>
          <w:rFonts w:ascii="Times New Roman" w:hAnsi="Times New Roman" w:cs="Times New Roman"/>
        </w:rPr>
        <w:t>counterattack</w:t>
      </w:r>
      <w:r w:rsidRPr="00034987">
        <w:rPr>
          <w:rFonts w:ascii="Times New Roman" w:hAnsi="Times New Roman" w:cs="Times New Roman"/>
        </w:rPr>
        <w:t xml:space="preserve"> on imminent threats. South Korea strengthened its Cyber Security Act, mandating multi-factor authentication for financial transactions. India has drafted amendments to its IT Act and PECA to cover new offenses like identity theft and is implementing the Cybersecurity Framework (2023). China continues to tighten its Cybersecurity Law and Data Security Law </w:t>
      </w:r>
      <w:r w:rsidR="004C332C" w:rsidRPr="00034987">
        <w:rPr>
          <w:rFonts w:ascii="Times New Roman" w:hAnsi="Times New Roman" w:cs="Times New Roman"/>
        </w:rPr>
        <w:t>(</w:t>
      </w:r>
      <w:r w:rsidRPr="00034987">
        <w:rPr>
          <w:rFonts w:ascii="Times New Roman" w:hAnsi="Times New Roman" w:cs="Times New Roman"/>
        </w:rPr>
        <w:t>latest amendments in 2025) to enforce data localization and heavy penalties for noncompliance</w:t>
      </w:r>
      <w:r w:rsidR="00034987">
        <w:rPr>
          <w:rFonts w:ascii="Times New Roman" w:hAnsi="Times New Roman" w:cs="Times New Roman"/>
        </w:rPr>
        <w:t>.</w:t>
      </w:r>
      <w:r w:rsidR="00034987" w:rsidRPr="00034987">
        <w:rPr>
          <w:rStyle w:val="FootnoteReference"/>
          <w:rFonts w:ascii="Times New Roman" w:hAnsi="Times New Roman" w:cs="Times New Roman"/>
        </w:rPr>
        <w:footnoteReference w:id="15"/>
      </w:r>
    </w:p>
    <w:p w14:paraId="7C9B98D5" w14:textId="77777777" w:rsidR="004C332C" w:rsidRDefault="00A20ACB" w:rsidP="00494B28">
      <w:pPr>
        <w:pStyle w:val="Compact"/>
        <w:numPr>
          <w:ilvl w:val="0"/>
          <w:numId w:val="9"/>
        </w:numPr>
        <w:spacing w:line="276" w:lineRule="auto"/>
        <w:jc w:val="both"/>
        <w:rPr>
          <w:rFonts w:ascii="Times New Roman" w:hAnsi="Times New Roman" w:cs="Times New Roman"/>
        </w:rPr>
      </w:pPr>
      <w:r w:rsidRPr="00A20ACB">
        <w:rPr>
          <w:rFonts w:ascii="Times New Roman" w:hAnsi="Times New Roman" w:cs="Times New Roman"/>
          <w:b/>
          <w:bCs/>
        </w:rPr>
        <w:t>National Cyber Agencies and CERTs:</w:t>
      </w:r>
      <w:r w:rsidRPr="00A20ACB">
        <w:rPr>
          <w:rFonts w:ascii="Times New Roman" w:hAnsi="Times New Roman" w:cs="Times New Roman"/>
        </w:rPr>
        <w:t xml:space="preserve"> </w:t>
      </w:r>
    </w:p>
    <w:p w14:paraId="3D666A5C" w14:textId="15F8F96C" w:rsidR="004C332C" w:rsidRDefault="00A20ACB" w:rsidP="00494B28">
      <w:pPr>
        <w:pStyle w:val="Compact"/>
        <w:spacing w:line="276" w:lineRule="auto"/>
        <w:jc w:val="both"/>
        <w:rPr>
          <w:rFonts w:ascii="Times New Roman" w:hAnsi="Times New Roman" w:cs="Times New Roman"/>
        </w:rPr>
      </w:pPr>
      <w:r w:rsidRPr="00A20ACB">
        <w:rPr>
          <w:rFonts w:ascii="Times New Roman" w:hAnsi="Times New Roman" w:cs="Times New Roman"/>
        </w:rPr>
        <w:t xml:space="preserve">Many states now host centralized cyber agencies. </w:t>
      </w:r>
      <w:r w:rsidRPr="00034987">
        <w:rPr>
          <w:rFonts w:ascii="Times New Roman" w:hAnsi="Times New Roman" w:cs="Times New Roman"/>
        </w:rPr>
        <w:t>Pakistan is creating a new Cybersecurity Authority (2025) under its National Cyber Security Policy. An interim 14-member CERT Council (per the 2023 CERT Rules) coordinates incident response across ministries, ISPs and banks</w:t>
      </w:r>
      <w:r w:rsidR="00034987">
        <w:rPr>
          <w:rFonts w:ascii="Times New Roman" w:hAnsi="Times New Roman" w:cs="Times New Roman"/>
        </w:rPr>
        <w:t>.</w:t>
      </w:r>
      <w:r w:rsidR="00034987" w:rsidRPr="00034987">
        <w:rPr>
          <w:rStyle w:val="FootnoteReference"/>
          <w:rFonts w:ascii="Times New Roman" w:hAnsi="Times New Roman" w:cs="Times New Roman"/>
        </w:rPr>
        <w:footnoteReference w:id="16"/>
      </w:r>
      <w:r w:rsidRPr="00034987">
        <w:rPr>
          <w:rFonts w:ascii="Times New Roman" w:hAnsi="Times New Roman" w:cs="Times New Roman"/>
        </w:rPr>
        <w:t xml:space="preserve"> Australia has the Cyber and Infrastructure Security Centre (ACSC)</w:t>
      </w:r>
      <w:r w:rsidR="004C332C" w:rsidRPr="00034987">
        <w:rPr>
          <w:rFonts w:ascii="Times New Roman" w:hAnsi="Times New Roman" w:cs="Times New Roman"/>
        </w:rPr>
        <w:t>,</w:t>
      </w:r>
      <w:r w:rsidRPr="00034987">
        <w:rPr>
          <w:rFonts w:ascii="Times New Roman" w:hAnsi="Times New Roman" w:cs="Times New Roman"/>
        </w:rPr>
        <w:t xml:space="preserve"> India has CERT-In and the National Cybercrime Threat Analytics Unit </w:t>
      </w:r>
      <w:r w:rsidR="004C332C" w:rsidRPr="00034987">
        <w:rPr>
          <w:rFonts w:ascii="Times New Roman" w:hAnsi="Times New Roman" w:cs="Times New Roman"/>
        </w:rPr>
        <w:t xml:space="preserve">which is the </w:t>
      </w:r>
      <w:r w:rsidRPr="00034987">
        <w:rPr>
          <w:rFonts w:ascii="Times New Roman" w:hAnsi="Times New Roman" w:cs="Times New Roman"/>
        </w:rPr>
        <w:t>part of I4C</w:t>
      </w:r>
      <w:r w:rsidR="00034987">
        <w:rPr>
          <w:rFonts w:ascii="Times New Roman" w:hAnsi="Times New Roman" w:cs="Times New Roman"/>
        </w:rPr>
        <w:t>.</w:t>
      </w:r>
      <w:r w:rsidR="00034987" w:rsidRPr="00034987">
        <w:rPr>
          <w:rStyle w:val="FootnoteReference"/>
          <w:rFonts w:ascii="Times New Roman" w:hAnsi="Times New Roman" w:cs="Times New Roman"/>
        </w:rPr>
        <w:footnoteReference w:id="17"/>
      </w:r>
      <w:r w:rsidRPr="00034987">
        <w:rPr>
          <w:rFonts w:ascii="Times New Roman" w:hAnsi="Times New Roman" w:cs="Times New Roman"/>
        </w:rPr>
        <w:t xml:space="preserve"> ASEAN has an ASEAN-Japan CERT </w:t>
      </w:r>
      <w:r w:rsidR="004C332C" w:rsidRPr="00034987">
        <w:rPr>
          <w:rFonts w:ascii="Times New Roman" w:hAnsi="Times New Roman" w:cs="Times New Roman"/>
        </w:rPr>
        <w:t>center</w:t>
      </w:r>
      <w:r w:rsidRPr="00034987">
        <w:rPr>
          <w:rFonts w:ascii="Times New Roman" w:hAnsi="Times New Roman" w:cs="Times New Roman"/>
        </w:rPr>
        <w:t xml:space="preserve"> for capacity building.</w:t>
      </w:r>
      <w:r w:rsidRPr="00A20ACB">
        <w:rPr>
          <w:rFonts w:ascii="Times New Roman" w:hAnsi="Times New Roman" w:cs="Times New Roman"/>
        </w:rPr>
        <w:t xml:space="preserve"> These agencies facilitate national risk assessments, threat intel sharing, and law enforcement coordination.</w:t>
      </w:r>
    </w:p>
    <w:p w14:paraId="0203D589" w14:textId="77777777" w:rsidR="004C332C" w:rsidRDefault="00A20ACB" w:rsidP="00494B28">
      <w:pPr>
        <w:pStyle w:val="Compact"/>
        <w:numPr>
          <w:ilvl w:val="0"/>
          <w:numId w:val="9"/>
        </w:numPr>
        <w:spacing w:line="276" w:lineRule="auto"/>
        <w:jc w:val="both"/>
        <w:rPr>
          <w:rFonts w:ascii="Times New Roman" w:hAnsi="Times New Roman" w:cs="Times New Roman"/>
        </w:rPr>
      </w:pPr>
      <w:r w:rsidRPr="00A20ACB">
        <w:rPr>
          <w:rFonts w:ascii="Times New Roman" w:hAnsi="Times New Roman" w:cs="Times New Roman"/>
          <w:b/>
          <w:bCs/>
        </w:rPr>
        <w:t>National Strategies and Capacity-Building:</w:t>
      </w:r>
      <w:r w:rsidRPr="00A20ACB">
        <w:rPr>
          <w:rFonts w:ascii="Times New Roman" w:hAnsi="Times New Roman" w:cs="Times New Roman"/>
        </w:rPr>
        <w:t xml:space="preserve"> </w:t>
      </w:r>
    </w:p>
    <w:p w14:paraId="4E498209" w14:textId="50510E08" w:rsidR="00A20ACB" w:rsidRPr="00A20ACB" w:rsidRDefault="00A20ACB" w:rsidP="00494B28">
      <w:pPr>
        <w:pStyle w:val="Compact"/>
        <w:spacing w:line="276" w:lineRule="auto"/>
        <w:jc w:val="both"/>
        <w:rPr>
          <w:rFonts w:ascii="Times New Roman" w:hAnsi="Times New Roman" w:cs="Times New Roman"/>
        </w:rPr>
      </w:pPr>
      <w:r w:rsidRPr="00A20ACB">
        <w:rPr>
          <w:rFonts w:ascii="Times New Roman" w:hAnsi="Times New Roman" w:cs="Times New Roman"/>
        </w:rPr>
        <w:t xml:space="preserve">Many states published multi-year cyber strategies. For </w:t>
      </w:r>
      <w:r w:rsidRPr="00034987">
        <w:rPr>
          <w:rFonts w:ascii="Times New Roman" w:hAnsi="Times New Roman" w:cs="Times New Roman"/>
        </w:rPr>
        <w:t>example, Pakistan’s telecom regulator (PTA) released a Cybersecurity Strategy 2023</w:t>
      </w:r>
      <w:r w:rsidR="00034987" w:rsidRPr="00034987">
        <w:rPr>
          <w:rFonts w:ascii="Times New Roman" w:hAnsi="Times New Roman" w:cs="Times New Roman"/>
        </w:rPr>
        <w:t>-</w:t>
      </w:r>
      <w:r w:rsidRPr="00034987">
        <w:rPr>
          <w:rFonts w:ascii="Times New Roman" w:hAnsi="Times New Roman" w:cs="Times New Roman"/>
        </w:rPr>
        <w:t xml:space="preserve">28 with six pillars: legal framework, resilience, monitoring, capacity, cooperation and awareness. It mandates a multi-stakeholder approach </w:t>
      </w:r>
      <w:r w:rsidR="004C332C" w:rsidRPr="00034987">
        <w:rPr>
          <w:rFonts w:ascii="Times New Roman" w:hAnsi="Times New Roman" w:cs="Times New Roman"/>
        </w:rPr>
        <w:t xml:space="preserve">including </w:t>
      </w:r>
      <w:r w:rsidRPr="00034987">
        <w:rPr>
          <w:rFonts w:ascii="Times New Roman" w:hAnsi="Times New Roman" w:cs="Times New Roman"/>
        </w:rPr>
        <w:t>public-private, academia, civil society. Similarly, the Philippines and Thailand have their National Cybersecurity Strategies. Training programs are being scaled: Singapore’s CSA program, Japan’s JPCERT trainings, and India’s cybersecurity</w:t>
      </w:r>
      <w:r w:rsidRPr="00A20ACB">
        <w:rPr>
          <w:rFonts w:ascii="Times New Roman" w:hAnsi="Times New Roman" w:cs="Times New Roman"/>
        </w:rPr>
        <w:t xml:space="preserve"> skill initiatives (vulnerability labs, forensics courses).</w:t>
      </w:r>
    </w:p>
    <w:p w14:paraId="41ADBC77" w14:textId="77777777" w:rsidR="004C332C" w:rsidRDefault="00A20ACB" w:rsidP="00494B28">
      <w:pPr>
        <w:pStyle w:val="Compact"/>
        <w:numPr>
          <w:ilvl w:val="0"/>
          <w:numId w:val="9"/>
        </w:numPr>
        <w:spacing w:line="276" w:lineRule="auto"/>
        <w:jc w:val="both"/>
        <w:rPr>
          <w:rFonts w:ascii="Times New Roman" w:hAnsi="Times New Roman" w:cs="Times New Roman"/>
        </w:rPr>
      </w:pPr>
      <w:r w:rsidRPr="00A20ACB">
        <w:rPr>
          <w:rFonts w:ascii="Times New Roman" w:hAnsi="Times New Roman" w:cs="Times New Roman"/>
          <w:b/>
          <w:bCs/>
        </w:rPr>
        <w:t>Public-Private Partnerships:</w:t>
      </w:r>
      <w:r w:rsidRPr="00A20ACB">
        <w:rPr>
          <w:rFonts w:ascii="Times New Roman" w:hAnsi="Times New Roman" w:cs="Times New Roman"/>
        </w:rPr>
        <w:t xml:space="preserve"> </w:t>
      </w:r>
    </w:p>
    <w:p w14:paraId="750E6FA7" w14:textId="045B47FE" w:rsidR="00A20ACB" w:rsidRPr="00A20ACB" w:rsidRDefault="00A20ACB" w:rsidP="00494B28">
      <w:pPr>
        <w:pStyle w:val="Compact"/>
        <w:spacing w:line="276" w:lineRule="auto"/>
        <w:jc w:val="both"/>
        <w:rPr>
          <w:rFonts w:ascii="Times New Roman" w:hAnsi="Times New Roman" w:cs="Times New Roman"/>
        </w:rPr>
      </w:pPr>
      <w:r w:rsidRPr="00A20ACB">
        <w:rPr>
          <w:rFonts w:ascii="Times New Roman" w:hAnsi="Times New Roman" w:cs="Times New Roman"/>
        </w:rPr>
        <w:t>Public-private cooperation is growing. Industry consortia like the Asia-Pacific CCAPAC (AWS, Cisco, KnowBe4, etc.) promote best practices and joint capacity projects. Tech companies invest regionally</w:t>
      </w:r>
      <w:r w:rsidR="004C332C">
        <w:rPr>
          <w:rFonts w:ascii="Times New Roman" w:hAnsi="Times New Roman" w:cs="Times New Roman"/>
        </w:rPr>
        <w:t xml:space="preserve">. For </w:t>
      </w:r>
      <w:r w:rsidR="00494B28">
        <w:rPr>
          <w:rFonts w:ascii="Times New Roman" w:hAnsi="Times New Roman" w:cs="Times New Roman"/>
        </w:rPr>
        <w:t>example,</w:t>
      </w:r>
      <w:r w:rsidRPr="00A20ACB">
        <w:rPr>
          <w:rFonts w:ascii="Times New Roman" w:hAnsi="Times New Roman" w:cs="Times New Roman"/>
        </w:rPr>
        <w:t xml:space="preserve"> AWS’s $5b Thailand cloud build, Cisco’s 50,000 cybersecurity talent goal. Governments encourage shared exercises</w:t>
      </w:r>
      <w:r w:rsidR="004C332C">
        <w:rPr>
          <w:rFonts w:ascii="Times New Roman" w:hAnsi="Times New Roman" w:cs="Times New Roman"/>
        </w:rPr>
        <w:t xml:space="preserve"> like</w:t>
      </w:r>
      <w:r w:rsidRPr="00A20ACB">
        <w:rPr>
          <w:rFonts w:ascii="Times New Roman" w:hAnsi="Times New Roman" w:cs="Times New Roman"/>
        </w:rPr>
        <w:t xml:space="preserve"> cyber drills with banks and utilities and encourage reporting by offering legal safe-harbors or “bug bounties” (Malaysian Cyber Security Exchange, India’s Bug Bounty for critical infra)</w:t>
      </w:r>
      <w:r w:rsidR="00034987">
        <w:rPr>
          <w:rFonts w:ascii="Times New Roman" w:hAnsi="Times New Roman" w:cs="Times New Roman"/>
        </w:rPr>
        <w:t>.</w:t>
      </w:r>
      <w:r w:rsidR="00034987">
        <w:rPr>
          <w:rStyle w:val="FootnoteReference"/>
          <w:rFonts w:ascii="Times New Roman" w:hAnsi="Times New Roman" w:cs="Times New Roman"/>
        </w:rPr>
        <w:footnoteReference w:id="18"/>
      </w:r>
    </w:p>
    <w:p w14:paraId="45DE5872" w14:textId="6380C4BE" w:rsidR="00A20ACB" w:rsidRPr="00A20ACB" w:rsidRDefault="00A20ACB" w:rsidP="00494B28">
      <w:pPr>
        <w:pStyle w:val="Heading2"/>
        <w:spacing w:line="276" w:lineRule="auto"/>
        <w:jc w:val="both"/>
        <w:rPr>
          <w:rFonts w:ascii="Times New Roman" w:hAnsi="Times New Roman" w:cs="Times New Roman"/>
        </w:rPr>
      </w:pPr>
      <w:bookmarkStart w:id="8" w:name="challenges-and-open-issues"/>
      <w:bookmarkEnd w:id="7"/>
      <w:r w:rsidRPr="00A20ACB">
        <w:rPr>
          <w:rFonts w:ascii="Times New Roman" w:hAnsi="Times New Roman" w:cs="Times New Roman"/>
        </w:rPr>
        <w:lastRenderedPageBreak/>
        <w:t xml:space="preserve">Challenges and </w:t>
      </w:r>
      <w:r w:rsidR="004C332C">
        <w:rPr>
          <w:rFonts w:ascii="Times New Roman" w:hAnsi="Times New Roman" w:cs="Times New Roman"/>
        </w:rPr>
        <w:t>Policy Gaps</w:t>
      </w:r>
    </w:p>
    <w:p w14:paraId="7DF3F423" w14:textId="77777777"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Despite progress, significant gaps remain:</w:t>
      </w:r>
    </w:p>
    <w:p w14:paraId="25A04860" w14:textId="77777777" w:rsidR="004C332C" w:rsidRDefault="00A20ACB" w:rsidP="00494B28">
      <w:pPr>
        <w:pStyle w:val="FirstParagraph"/>
        <w:numPr>
          <w:ilvl w:val="0"/>
          <w:numId w:val="10"/>
        </w:numPr>
        <w:spacing w:line="276" w:lineRule="auto"/>
        <w:jc w:val="both"/>
        <w:rPr>
          <w:rFonts w:ascii="Times New Roman" w:hAnsi="Times New Roman" w:cs="Times New Roman"/>
        </w:rPr>
      </w:pPr>
      <w:r w:rsidRPr="00A20ACB">
        <w:rPr>
          <w:rFonts w:ascii="Times New Roman" w:hAnsi="Times New Roman" w:cs="Times New Roman"/>
          <w:b/>
          <w:bCs/>
        </w:rPr>
        <w:t>Attribution and Jurisdiction:</w:t>
      </w:r>
      <w:r w:rsidRPr="00A20ACB">
        <w:rPr>
          <w:rFonts w:ascii="Times New Roman" w:hAnsi="Times New Roman" w:cs="Times New Roman"/>
        </w:rPr>
        <w:t xml:space="preserve"> </w:t>
      </w:r>
    </w:p>
    <w:p w14:paraId="500C4671" w14:textId="68FB1EF9" w:rsidR="004C332C"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Cyberattacks often cross borders. Uncertainty over an attacker’s origin complicates response. APAC states struggle to pursue offenders legally when </w:t>
      </w:r>
      <w:r w:rsidR="009E3EB6">
        <w:rPr>
          <w:rFonts w:ascii="Times New Roman" w:hAnsi="Times New Roman" w:cs="Times New Roman"/>
        </w:rPr>
        <w:t>trials</w:t>
      </w:r>
      <w:r w:rsidR="009E3EB6" w:rsidRPr="00A20ACB">
        <w:rPr>
          <w:rFonts w:ascii="Times New Roman" w:hAnsi="Times New Roman" w:cs="Times New Roman"/>
        </w:rPr>
        <w:t xml:space="preserve"> </w:t>
      </w:r>
      <w:r w:rsidRPr="00A20ACB">
        <w:rPr>
          <w:rFonts w:ascii="Times New Roman" w:hAnsi="Times New Roman" w:cs="Times New Roman"/>
        </w:rPr>
        <w:t xml:space="preserve">lead offshore. For instance, Pakistan’s PECA (2016) lacks extraterritorial reach, so attacks from abroad often go </w:t>
      </w:r>
      <w:r w:rsidR="004C332C">
        <w:rPr>
          <w:rFonts w:ascii="Times New Roman" w:hAnsi="Times New Roman" w:cs="Times New Roman"/>
        </w:rPr>
        <w:t>immune</w:t>
      </w:r>
      <w:r w:rsidRPr="00A20ACB">
        <w:rPr>
          <w:rFonts w:ascii="Times New Roman" w:hAnsi="Times New Roman" w:cs="Times New Roman"/>
        </w:rPr>
        <w:t>. Analysts note that joining the Budapest Convention would facilitate international evidence-sharing and legal assistance, but Pakistan has not yet ratified it</w:t>
      </w:r>
      <w:r w:rsidR="004C332C">
        <w:rPr>
          <w:rFonts w:ascii="Times New Roman" w:hAnsi="Times New Roman" w:cs="Times New Roman"/>
        </w:rPr>
        <w:t xml:space="preserve"> </w:t>
      </w:r>
      <w:r w:rsidR="004C332C" w:rsidRPr="004C332C">
        <w:rPr>
          <w:rFonts w:ascii="Times New Roman" w:hAnsi="Times New Roman" w:cs="Times New Roman"/>
        </w:rPr>
        <w:t>due to concerns over data privacy and sovereignty</w:t>
      </w:r>
      <w:r w:rsidR="00034987">
        <w:rPr>
          <w:rFonts w:ascii="Times New Roman" w:hAnsi="Times New Roman" w:cs="Times New Roman"/>
        </w:rPr>
        <w:t>.</w:t>
      </w:r>
      <w:r w:rsidR="00034987">
        <w:rPr>
          <w:rStyle w:val="FootnoteReference"/>
          <w:rFonts w:ascii="Times New Roman" w:hAnsi="Times New Roman" w:cs="Times New Roman"/>
        </w:rPr>
        <w:footnoteReference w:id="19"/>
      </w:r>
      <w:r w:rsidR="004C332C" w:rsidRPr="004C332C">
        <w:rPr>
          <w:rFonts w:ascii="Times New Roman" w:hAnsi="Times New Roman" w:cs="Times New Roman"/>
        </w:rPr>
        <w:t xml:space="preserve"> The Ministry of Foreign Affairs has stated that the convention is "highly intrusive" and would compromise Pakistan's data. Intelligence agencies have also raised reservations, citing Israel's participation in the convention, which Pakistan doesn't recognize as a state</w:t>
      </w:r>
      <w:r w:rsidR="00034987">
        <w:rPr>
          <w:rFonts w:ascii="Times New Roman" w:hAnsi="Times New Roman" w:cs="Times New Roman"/>
        </w:rPr>
        <w:t>.</w:t>
      </w:r>
      <w:r w:rsidR="00034987">
        <w:rPr>
          <w:rStyle w:val="FootnoteReference"/>
          <w:rFonts w:ascii="Times New Roman" w:hAnsi="Times New Roman" w:cs="Times New Roman"/>
        </w:rPr>
        <w:footnoteReference w:id="20"/>
      </w:r>
    </w:p>
    <w:p w14:paraId="12E9E40B" w14:textId="0B9AEDC5" w:rsidR="00A20ACB" w:rsidRPr="00A20ACB" w:rsidRDefault="004C332C" w:rsidP="00494B28">
      <w:pPr>
        <w:pStyle w:val="FirstParagraph"/>
        <w:spacing w:line="276" w:lineRule="auto"/>
        <w:jc w:val="both"/>
        <w:rPr>
          <w:rFonts w:ascii="Times New Roman" w:hAnsi="Times New Roman" w:cs="Times New Roman"/>
        </w:rPr>
      </w:pPr>
      <w:r w:rsidRPr="004C332C">
        <w:rPr>
          <w:rFonts w:ascii="Times New Roman" w:hAnsi="Times New Roman" w:cs="Times New Roman"/>
        </w:rPr>
        <w:t>Some analysts argue that joining the convention would facilitate international cooperation and help combat cybercrime, but Pakistan is cautious about potential risks. The country has enacted its own laws, like the Prevention of Electronic Crimes Act (PECA) 2016, but joining the convention would require harmonizing national laws with global standards.</w:t>
      </w:r>
      <w:r>
        <w:rPr>
          <w:rFonts w:ascii="Times New Roman" w:hAnsi="Times New Roman" w:cs="Times New Roman"/>
        </w:rPr>
        <w:t xml:space="preserve"> </w:t>
      </w:r>
      <w:r w:rsidRPr="00A20ACB">
        <w:rPr>
          <w:rFonts w:ascii="Times New Roman" w:hAnsi="Times New Roman" w:cs="Times New Roman"/>
        </w:rPr>
        <w:t>The lack of such treaties means many transnational criminals evade accountability.</w:t>
      </w:r>
    </w:p>
    <w:p w14:paraId="3DD98EF7" w14:textId="77777777" w:rsidR="004C332C" w:rsidRDefault="00A20ACB" w:rsidP="00494B28">
      <w:pPr>
        <w:pStyle w:val="FirstParagraph"/>
        <w:numPr>
          <w:ilvl w:val="0"/>
          <w:numId w:val="10"/>
        </w:numPr>
        <w:spacing w:line="276" w:lineRule="auto"/>
        <w:jc w:val="both"/>
        <w:rPr>
          <w:rFonts w:ascii="Times New Roman" w:hAnsi="Times New Roman" w:cs="Times New Roman"/>
        </w:rPr>
      </w:pPr>
      <w:r w:rsidRPr="00A20ACB">
        <w:rPr>
          <w:rFonts w:ascii="Times New Roman" w:hAnsi="Times New Roman" w:cs="Times New Roman"/>
          <w:b/>
          <w:bCs/>
        </w:rPr>
        <w:t>Fragmented Policies:</w:t>
      </w:r>
      <w:r w:rsidRPr="00A20ACB">
        <w:rPr>
          <w:rFonts w:ascii="Times New Roman" w:hAnsi="Times New Roman" w:cs="Times New Roman"/>
        </w:rPr>
        <w:t xml:space="preserve"> </w:t>
      </w:r>
    </w:p>
    <w:p w14:paraId="31DE411B" w14:textId="0293C5B3"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Regional responses are uneven. While Singapore and Japan lead with mature frameworks, others lag. Some ASEAN states only have draft cyber laws or limited enforcement capability. Divergent national priorities </w:t>
      </w:r>
      <w:r w:rsidR="004C332C">
        <w:rPr>
          <w:rFonts w:ascii="Times New Roman" w:hAnsi="Times New Roman" w:cs="Times New Roman"/>
        </w:rPr>
        <w:t>like</w:t>
      </w:r>
      <w:r w:rsidRPr="00A20ACB">
        <w:rPr>
          <w:rFonts w:ascii="Times New Roman" w:hAnsi="Times New Roman" w:cs="Times New Roman"/>
        </w:rPr>
        <w:t xml:space="preserve"> Vietnam’s focus on data localization vs. Indonesia’s openness to foreign investment in ICT hinder a cohesive ASEAN approach. The digital divide is stark</w:t>
      </w:r>
      <w:r w:rsidR="004C332C">
        <w:rPr>
          <w:rFonts w:ascii="Times New Roman" w:hAnsi="Times New Roman" w:cs="Times New Roman"/>
        </w:rPr>
        <w:t xml:space="preserve"> and</w:t>
      </w:r>
      <w:r w:rsidRPr="00A20ACB">
        <w:rPr>
          <w:rFonts w:ascii="Times New Roman" w:hAnsi="Times New Roman" w:cs="Times New Roman"/>
        </w:rPr>
        <w:t xml:space="preserve"> nearly one-third of APAC’s population is offline, limiting workforce development and creating “blind spots” where unmonitored networks may be exploited.</w:t>
      </w:r>
      <w:r w:rsidR="00034987">
        <w:rPr>
          <w:rStyle w:val="FootnoteReference"/>
          <w:rFonts w:ascii="Times New Roman" w:hAnsi="Times New Roman" w:cs="Times New Roman"/>
        </w:rPr>
        <w:footnoteReference w:id="21"/>
      </w:r>
    </w:p>
    <w:p w14:paraId="234DB539" w14:textId="77777777" w:rsidR="004C332C" w:rsidRDefault="00A20ACB" w:rsidP="00494B28">
      <w:pPr>
        <w:pStyle w:val="FirstParagraph"/>
        <w:numPr>
          <w:ilvl w:val="0"/>
          <w:numId w:val="10"/>
        </w:numPr>
        <w:spacing w:line="276" w:lineRule="auto"/>
        <w:jc w:val="both"/>
        <w:rPr>
          <w:rFonts w:ascii="Times New Roman" w:hAnsi="Times New Roman" w:cs="Times New Roman"/>
        </w:rPr>
      </w:pPr>
      <w:r w:rsidRPr="00A20ACB">
        <w:rPr>
          <w:rFonts w:ascii="Times New Roman" w:hAnsi="Times New Roman" w:cs="Times New Roman"/>
          <w:b/>
          <w:bCs/>
        </w:rPr>
        <w:t>Human and Infrastructure Gaps:</w:t>
      </w:r>
      <w:r w:rsidRPr="00A20ACB">
        <w:rPr>
          <w:rFonts w:ascii="Times New Roman" w:hAnsi="Times New Roman" w:cs="Times New Roman"/>
        </w:rPr>
        <w:t xml:space="preserve"> </w:t>
      </w:r>
    </w:p>
    <w:p w14:paraId="36746ABF" w14:textId="71A2FC3F"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Talent shortages plague many governments and businesses. Surveys find </w:t>
      </w:r>
      <w:r w:rsidR="004C332C">
        <w:rPr>
          <w:rFonts w:ascii="Times New Roman" w:hAnsi="Times New Roman" w:cs="Times New Roman"/>
        </w:rPr>
        <w:t xml:space="preserve">more than </w:t>
      </w:r>
      <w:r w:rsidRPr="00A20ACB">
        <w:rPr>
          <w:rFonts w:ascii="Times New Roman" w:hAnsi="Times New Roman" w:cs="Times New Roman"/>
        </w:rPr>
        <w:t>80% of APAC firms cite lack of certified security professionals. Critical infrastructure is still migrating from legacy IT/OT systems to smart networks</w:t>
      </w:r>
      <w:r w:rsidR="004C332C">
        <w:rPr>
          <w:rFonts w:ascii="Times New Roman" w:hAnsi="Times New Roman" w:cs="Times New Roman"/>
        </w:rPr>
        <w:t xml:space="preserve"> and</w:t>
      </w:r>
      <w:r w:rsidRPr="00A20ACB">
        <w:rPr>
          <w:rFonts w:ascii="Times New Roman" w:hAnsi="Times New Roman" w:cs="Times New Roman"/>
        </w:rPr>
        <w:t xml:space="preserve"> during this transition, outdated protocols remain vulnerable. Many organizations still treat cybersecurity as an IT issue rather than an </w:t>
      </w:r>
      <w:r w:rsidRPr="00A20ACB">
        <w:rPr>
          <w:rFonts w:ascii="Times New Roman" w:hAnsi="Times New Roman" w:cs="Times New Roman"/>
        </w:rPr>
        <w:lastRenderedPageBreak/>
        <w:t xml:space="preserve">enterprise risk </w:t>
      </w:r>
      <w:r w:rsidR="004C332C">
        <w:rPr>
          <w:rFonts w:ascii="Times New Roman" w:hAnsi="Times New Roman" w:cs="Times New Roman"/>
        </w:rPr>
        <w:t xml:space="preserve">and </w:t>
      </w:r>
      <w:r w:rsidRPr="00A20ACB">
        <w:rPr>
          <w:rFonts w:ascii="Times New Roman" w:hAnsi="Times New Roman" w:cs="Times New Roman"/>
        </w:rPr>
        <w:t>the Lockton report warns of “false sense of security” in Pakistan’s utilities</w:t>
      </w:r>
      <w:r w:rsidR="00034987">
        <w:rPr>
          <w:rFonts w:ascii="Times New Roman" w:hAnsi="Times New Roman" w:cs="Times New Roman"/>
        </w:rPr>
        <w:t>.</w:t>
      </w:r>
      <w:r w:rsidR="00034987">
        <w:rPr>
          <w:rStyle w:val="FootnoteReference"/>
          <w:rFonts w:ascii="Times New Roman" w:hAnsi="Times New Roman" w:cs="Times New Roman"/>
        </w:rPr>
        <w:footnoteReference w:id="22"/>
      </w:r>
      <w:r w:rsidRPr="00A20ACB">
        <w:rPr>
          <w:rFonts w:ascii="Times New Roman" w:hAnsi="Times New Roman" w:cs="Times New Roman"/>
        </w:rPr>
        <w:t xml:space="preserve"> As the Lockton analysis notes, Pakistan’s energy and resources sectors</w:t>
      </w:r>
      <w:r w:rsidR="004C332C">
        <w:rPr>
          <w:rFonts w:ascii="Times New Roman" w:hAnsi="Times New Roman" w:cs="Times New Roman"/>
        </w:rPr>
        <w:t xml:space="preserve">, </w:t>
      </w:r>
      <w:r w:rsidRPr="00A20ACB">
        <w:rPr>
          <w:rFonts w:ascii="Times New Roman" w:hAnsi="Times New Roman" w:cs="Times New Roman"/>
        </w:rPr>
        <w:t xml:space="preserve">power plants, pipelines, upcoming mines are </w:t>
      </w:r>
      <w:r w:rsidRPr="00A20ACB">
        <w:rPr>
          <w:rFonts w:ascii="Times New Roman" w:hAnsi="Times New Roman" w:cs="Times New Roman"/>
          <w:b/>
          <w:bCs/>
        </w:rPr>
        <w:t>prime targets</w:t>
      </w:r>
      <w:r w:rsidRPr="00A20ACB">
        <w:rPr>
          <w:rFonts w:ascii="Times New Roman" w:hAnsi="Times New Roman" w:cs="Times New Roman"/>
        </w:rPr>
        <w:t xml:space="preserve"> due to the potentially massive economic impact</w:t>
      </w:r>
      <w:r w:rsidR="00034987">
        <w:rPr>
          <w:rFonts w:ascii="Times New Roman" w:hAnsi="Times New Roman" w:cs="Times New Roman"/>
        </w:rPr>
        <w:t>.</w:t>
      </w:r>
      <w:r w:rsidR="00034987">
        <w:rPr>
          <w:rStyle w:val="FootnoteReference"/>
          <w:rFonts w:ascii="Times New Roman" w:hAnsi="Times New Roman" w:cs="Times New Roman"/>
        </w:rPr>
        <w:footnoteReference w:id="23"/>
      </w:r>
    </w:p>
    <w:p w14:paraId="2B2FF53C" w14:textId="5ED7A19E" w:rsidR="00A20ACB" w:rsidRPr="00A20ACB" w:rsidRDefault="00A20ACB" w:rsidP="00A20ACB">
      <w:pPr>
        <w:pStyle w:val="Heading2"/>
        <w:jc w:val="both"/>
        <w:rPr>
          <w:rFonts w:ascii="Times New Roman" w:hAnsi="Times New Roman" w:cs="Times New Roman"/>
        </w:rPr>
      </w:pPr>
      <w:bookmarkStart w:id="9" w:name="X38c1115eb04591f9a0d30e34c4ec3a330bd312b"/>
      <w:bookmarkEnd w:id="8"/>
      <w:r w:rsidRPr="00A20ACB">
        <w:rPr>
          <w:rFonts w:ascii="Times New Roman" w:hAnsi="Times New Roman" w:cs="Times New Roman"/>
        </w:rPr>
        <w:t>Key Asia-Pacific Countermeasures (2023</w:t>
      </w:r>
      <w:r w:rsidR="00034987">
        <w:rPr>
          <w:rFonts w:ascii="Times New Roman" w:hAnsi="Times New Roman" w:cs="Times New Roman"/>
        </w:rPr>
        <w:t>-</w:t>
      </w:r>
      <w:r w:rsidRPr="00A20ACB">
        <w:rPr>
          <w:rFonts w:ascii="Times New Roman" w:hAnsi="Times New Roman" w:cs="Times New Roman"/>
        </w:rPr>
        <w:t>2026)</w:t>
      </w:r>
    </w:p>
    <w:tbl>
      <w:tblPr>
        <w:tblStyle w:val="GridTable1Light"/>
        <w:tblW w:w="0" w:type="auto"/>
        <w:tblLook w:val="0020" w:firstRow="1" w:lastRow="0" w:firstColumn="0" w:lastColumn="0" w:noHBand="0" w:noVBand="0"/>
      </w:tblPr>
      <w:tblGrid>
        <w:gridCol w:w="1906"/>
        <w:gridCol w:w="2828"/>
        <w:gridCol w:w="2154"/>
        <w:gridCol w:w="2688"/>
      </w:tblGrid>
      <w:tr w:rsidR="00A20ACB" w:rsidRPr="00A20ACB" w14:paraId="70BD3942" w14:textId="77777777" w:rsidTr="00A20ACB">
        <w:trPr>
          <w:cnfStyle w:val="100000000000" w:firstRow="1" w:lastRow="0" w:firstColumn="0" w:lastColumn="0" w:oddVBand="0" w:evenVBand="0" w:oddHBand="0" w:evenHBand="0" w:firstRowFirstColumn="0" w:firstRowLastColumn="0" w:lastRowFirstColumn="0" w:lastRowLastColumn="0"/>
        </w:trPr>
        <w:tc>
          <w:tcPr>
            <w:tcW w:w="0" w:type="auto"/>
          </w:tcPr>
          <w:p w14:paraId="69DFBC16"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Country/Region</w:t>
            </w:r>
          </w:p>
        </w:tc>
        <w:tc>
          <w:tcPr>
            <w:tcW w:w="0" w:type="auto"/>
          </w:tcPr>
          <w:p w14:paraId="473F8829"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Major Laws/Policies</w:t>
            </w:r>
          </w:p>
        </w:tc>
        <w:tc>
          <w:tcPr>
            <w:tcW w:w="0" w:type="auto"/>
          </w:tcPr>
          <w:p w14:paraId="6B576382"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CERT/Agency</w:t>
            </w:r>
          </w:p>
        </w:tc>
        <w:tc>
          <w:tcPr>
            <w:tcW w:w="0" w:type="auto"/>
          </w:tcPr>
          <w:p w14:paraId="12917188"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Notable Initiatives</w:t>
            </w:r>
          </w:p>
        </w:tc>
      </w:tr>
      <w:tr w:rsidR="00A20ACB" w:rsidRPr="00A20ACB" w14:paraId="4793D60A" w14:textId="77777777" w:rsidTr="00A20ACB">
        <w:tc>
          <w:tcPr>
            <w:tcW w:w="0" w:type="auto"/>
          </w:tcPr>
          <w:p w14:paraId="264A846D"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b/>
                <w:bCs/>
              </w:rPr>
              <w:t>Japan</w:t>
            </w:r>
          </w:p>
        </w:tc>
        <w:tc>
          <w:tcPr>
            <w:tcW w:w="0" w:type="auto"/>
          </w:tcPr>
          <w:p w14:paraId="13C70F36"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 xml:space="preserve">Active Cyber </w:t>
            </w:r>
            <w:proofErr w:type="spellStart"/>
            <w:r w:rsidRPr="00A20ACB">
              <w:rPr>
                <w:rFonts w:ascii="Times New Roman" w:hAnsi="Times New Roman" w:cs="Times New Roman"/>
              </w:rPr>
              <w:t>Defence</w:t>
            </w:r>
            <w:proofErr w:type="spellEnd"/>
            <w:r w:rsidRPr="00A20ACB">
              <w:rPr>
                <w:rFonts w:ascii="Times New Roman" w:hAnsi="Times New Roman" w:cs="Times New Roman"/>
              </w:rPr>
              <w:t xml:space="preserve"> Law (2025); Revised Cybersecurity Strategy</w:t>
            </w:r>
          </w:p>
        </w:tc>
        <w:tc>
          <w:tcPr>
            <w:tcW w:w="0" w:type="auto"/>
          </w:tcPr>
          <w:p w14:paraId="569F3447" w14:textId="38B426AE"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JPCERT/CC</w:t>
            </w:r>
            <w:r w:rsidR="004C332C">
              <w:rPr>
                <w:rFonts w:ascii="Times New Roman" w:hAnsi="Times New Roman" w:cs="Times New Roman"/>
              </w:rPr>
              <w:t xml:space="preserve"> and</w:t>
            </w:r>
            <w:r w:rsidRPr="00A20ACB">
              <w:rPr>
                <w:rFonts w:ascii="Times New Roman" w:hAnsi="Times New Roman" w:cs="Times New Roman"/>
              </w:rPr>
              <w:t xml:space="preserve"> NISC</w:t>
            </w:r>
          </w:p>
        </w:tc>
        <w:tc>
          <w:tcPr>
            <w:tcW w:w="0" w:type="auto"/>
          </w:tcPr>
          <w:p w14:paraId="34A56155"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AI-driven defenses, joint drills with US/Japan</w:t>
            </w:r>
          </w:p>
        </w:tc>
      </w:tr>
      <w:tr w:rsidR="00A20ACB" w:rsidRPr="00A20ACB" w14:paraId="14243073" w14:textId="77777777" w:rsidTr="00A20ACB">
        <w:tc>
          <w:tcPr>
            <w:tcW w:w="0" w:type="auto"/>
          </w:tcPr>
          <w:p w14:paraId="0D872783"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b/>
                <w:bCs/>
              </w:rPr>
              <w:t>China</w:t>
            </w:r>
          </w:p>
        </w:tc>
        <w:tc>
          <w:tcPr>
            <w:tcW w:w="0" w:type="auto"/>
          </w:tcPr>
          <w:p w14:paraId="150372F5"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Cybersecurity Law (2016, amendments 2025); Data Security Law</w:t>
            </w:r>
          </w:p>
        </w:tc>
        <w:tc>
          <w:tcPr>
            <w:tcW w:w="0" w:type="auto"/>
          </w:tcPr>
          <w:p w14:paraId="405DD47B" w14:textId="0596AD2A"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CAC</w:t>
            </w:r>
            <w:r w:rsidR="004C332C">
              <w:rPr>
                <w:rFonts w:ascii="Times New Roman" w:hAnsi="Times New Roman" w:cs="Times New Roman"/>
              </w:rPr>
              <w:t>,</w:t>
            </w:r>
            <w:r w:rsidRPr="00A20ACB">
              <w:rPr>
                <w:rFonts w:ascii="Times New Roman" w:hAnsi="Times New Roman" w:cs="Times New Roman"/>
              </w:rPr>
              <w:t xml:space="preserve"> China Electronic Info. &amp; Tech. Acad.</w:t>
            </w:r>
          </w:p>
        </w:tc>
        <w:tc>
          <w:tcPr>
            <w:tcW w:w="0" w:type="auto"/>
          </w:tcPr>
          <w:p w14:paraId="6AAD445A" w14:textId="46F954CE"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Data localization rules</w:t>
            </w:r>
            <w:r w:rsidR="004C332C">
              <w:rPr>
                <w:rFonts w:ascii="Times New Roman" w:hAnsi="Times New Roman" w:cs="Times New Roman"/>
              </w:rPr>
              <w:t xml:space="preserve"> and</w:t>
            </w:r>
            <w:r w:rsidRPr="00A20ACB">
              <w:rPr>
                <w:rFonts w:ascii="Times New Roman" w:hAnsi="Times New Roman" w:cs="Times New Roman"/>
              </w:rPr>
              <w:t xml:space="preserve"> Belt &amp; Road cyber standards</w:t>
            </w:r>
          </w:p>
        </w:tc>
      </w:tr>
      <w:tr w:rsidR="00A20ACB" w:rsidRPr="00A20ACB" w14:paraId="06B49080" w14:textId="77777777" w:rsidTr="00A20ACB">
        <w:tc>
          <w:tcPr>
            <w:tcW w:w="0" w:type="auto"/>
          </w:tcPr>
          <w:p w14:paraId="4B637A01"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b/>
                <w:bCs/>
              </w:rPr>
              <w:t>India</w:t>
            </w:r>
          </w:p>
        </w:tc>
        <w:tc>
          <w:tcPr>
            <w:tcW w:w="0" w:type="auto"/>
          </w:tcPr>
          <w:p w14:paraId="424C441E"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NCSP-2021; IT Act &amp; PECA amendments; Digital India policy</w:t>
            </w:r>
          </w:p>
        </w:tc>
        <w:tc>
          <w:tcPr>
            <w:tcW w:w="0" w:type="auto"/>
          </w:tcPr>
          <w:p w14:paraId="02DDFEE1" w14:textId="73BC0AB6"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CERT-In</w:t>
            </w:r>
            <w:r w:rsidR="004C332C">
              <w:rPr>
                <w:rFonts w:ascii="Times New Roman" w:hAnsi="Times New Roman" w:cs="Times New Roman"/>
              </w:rPr>
              <w:t xml:space="preserve"> and</w:t>
            </w:r>
            <w:r w:rsidRPr="00A20ACB">
              <w:rPr>
                <w:rFonts w:ascii="Times New Roman" w:hAnsi="Times New Roman" w:cs="Times New Roman"/>
              </w:rPr>
              <w:t xml:space="preserve"> NCIIPC</w:t>
            </w:r>
          </w:p>
        </w:tc>
        <w:tc>
          <w:tcPr>
            <w:tcW w:w="0" w:type="auto"/>
          </w:tcPr>
          <w:p w14:paraId="1987B843" w14:textId="5CF0B599"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I4C cybercrime center</w:t>
            </w:r>
            <w:r w:rsidR="004C332C">
              <w:rPr>
                <w:rFonts w:ascii="Times New Roman" w:hAnsi="Times New Roman" w:cs="Times New Roman"/>
              </w:rPr>
              <w:t xml:space="preserve"> and</w:t>
            </w:r>
            <w:r w:rsidRPr="00A20ACB">
              <w:rPr>
                <w:rFonts w:ascii="Times New Roman" w:hAnsi="Times New Roman" w:cs="Times New Roman"/>
              </w:rPr>
              <w:t xml:space="preserve"> national forensics labs</w:t>
            </w:r>
          </w:p>
        </w:tc>
      </w:tr>
      <w:tr w:rsidR="00A20ACB" w:rsidRPr="00A20ACB" w14:paraId="7423DB6A" w14:textId="77777777" w:rsidTr="00A20ACB">
        <w:tc>
          <w:tcPr>
            <w:tcW w:w="0" w:type="auto"/>
          </w:tcPr>
          <w:p w14:paraId="581844C8"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b/>
                <w:bCs/>
              </w:rPr>
              <w:t>Singapore</w:t>
            </w:r>
          </w:p>
        </w:tc>
        <w:tc>
          <w:tcPr>
            <w:tcW w:w="0" w:type="auto"/>
          </w:tcPr>
          <w:p w14:paraId="36139508" w14:textId="3028AFA8"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Cybersecurity Act (2018, updated)</w:t>
            </w:r>
            <w:r w:rsidR="004C332C">
              <w:rPr>
                <w:rFonts w:ascii="Times New Roman" w:hAnsi="Times New Roman" w:cs="Times New Roman"/>
              </w:rPr>
              <w:t xml:space="preserve"> and</w:t>
            </w:r>
            <w:r w:rsidRPr="00A20ACB">
              <w:rPr>
                <w:rFonts w:ascii="Times New Roman" w:hAnsi="Times New Roman" w:cs="Times New Roman"/>
              </w:rPr>
              <w:t xml:space="preserve"> Personal Data Protection Act</w:t>
            </w:r>
          </w:p>
        </w:tc>
        <w:tc>
          <w:tcPr>
            <w:tcW w:w="0" w:type="auto"/>
          </w:tcPr>
          <w:p w14:paraId="28492EB9" w14:textId="3C3E04C9" w:rsidR="00A20ACB" w:rsidRPr="00A20ACB" w:rsidRDefault="00A20ACB" w:rsidP="008E4C2D">
            <w:pPr>
              <w:pStyle w:val="Compact"/>
              <w:jc w:val="both"/>
              <w:rPr>
                <w:rFonts w:ascii="Times New Roman" w:hAnsi="Times New Roman" w:cs="Times New Roman"/>
              </w:rPr>
            </w:pPr>
            <w:proofErr w:type="spellStart"/>
            <w:r w:rsidRPr="00A20ACB">
              <w:rPr>
                <w:rFonts w:ascii="Times New Roman" w:hAnsi="Times New Roman" w:cs="Times New Roman"/>
              </w:rPr>
              <w:t>SingCERT</w:t>
            </w:r>
            <w:proofErr w:type="spellEnd"/>
            <w:r w:rsidR="004C332C" w:rsidRPr="004C332C">
              <w:rPr>
                <w:rFonts w:ascii="Times New Roman" w:hAnsi="Times New Roman" w:cs="Times New Roman"/>
              </w:rPr>
              <w:t xml:space="preserve"> and</w:t>
            </w:r>
            <w:r w:rsidRPr="00A20ACB">
              <w:rPr>
                <w:rFonts w:ascii="Times New Roman" w:hAnsi="Times New Roman" w:cs="Times New Roman"/>
              </w:rPr>
              <w:t xml:space="preserve"> CSA</w:t>
            </w:r>
          </w:p>
        </w:tc>
        <w:tc>
          <w:tcPr>
            <w:tcW w:w="0" w:type="auto"/>
          </w:tcPr>
          <w:p w14:paraId="1A922861" w14:textId="5A8007B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ASEAN Cyber Drill Leader</w:t>
            </w:r>
            <w:r w:rsidR="004C332C">
              <w:rPr>
                <w:rFonts w:ascii="Times New Roman" w:hAnsi="Times New Roman" w:cs="Times New Roman"/>
              </w:rPr>
              <w:t xml:space="preserve"> and</w:t>
            </w:r>
            <w:r w:rsidRPr="00A20ACB">
              <w:rPr>
                <w:rFonts w:ascii="Times New Roman" w:hAnsi="Times New Roman" w:cs="Times New Roman"/>
              </w:rPr>
              <w:t xml:space="preserve"> 5G/Open RAN research</w:t>
            </w:r>
          </w:p>
        </w:tc>
      </w:tr>
      <w:tr w:rsidR="00A20ACB" w:rsidRPr="00A20ACB" w14:paraId="06A6F748" w14:textId="77777777" w:rsidTr="00A20ACB">
        <w:tc>
          <w:tcPr>
            <w:tcW w:w="0" w:type="auto"/>
          </w:tcPr>
          <w:p w14:paraId="1EA56AF8"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b/>
                <w:bCs/>
              </w:rPr>
              <w:t>Malaysia</w:t>
            </w:r>
          </w:p>
        </w:tc>
        <w:tc>
          <w:tcPr>
            <w:tcW w:w="0" w:type="auto"/>
          </w:tcPr>
          <w:p w14:paraId="4B057081" w14:textId="70C1A993"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Cybersecurity Act (2020)</w:t>
            </w:r>
            <w:r w:rsidR="004C332C">
              <w:rPr>
                <w:rFonts w:ascii="Times New Roman" w:hAnsi="Times New Roman" w:cs="Times New Roman"/>
              </w:rPr>
              <w:t xml:space="preserve"> and</w:t>
            </w:r>
            <w:r w:rsidR="004C332C" w:rsidRPr="00A20ACB">
              <w:rPr>
                <w:rFonts w:ascii="Times New Roman" w:hAnsi="Times New Roman" w:cs="Times New Roman"/>
              </w:rPr>
              <w:t xml:space="preserve"> </w:t>
            </w:r>
            <w:r w:rsidRPr="00A20ACB">
              <w:rPr>
                <w:rFonts w:ascii="Times New Roman" w:hAnsi="Times New Roman" w:cs="Times New Roman"/>
              </w:rPr>
              <w:t>Digital Economy Blueprints</w:t>
            </w:r>
          </w:p>
        </w:tc>
        <w:tc>
          <w:tcPr>
            <w:tcW w:w="0" w:type="auto"/>
          </w:tcPr>
          <w:p w14:paraId="2AB9D87C" w14:textId="3ED1F510" w:rsidR="00A20ACB" w:rsidRPr="00A20ACB" w:rsidRDefault="00A20ACB" w:rsidP="008E4C2D">
            <w:pPr>
              <w:pStyle w:val="Compact"/>
              <w:jc w:val="both"/>
              <w:rPr>
                <w:rFonts w:ascii="Times New Roman" w:hAnsi="Times New Roman" w:cs="Times New Roman"/>
              </w:rPr>
            </w:pPr>
            <w:proofErr w:type="spellStart"/>
            <w:r w:rsidRPr="00A20ACB">
              <w:rPr>
                <w:rFonts w:ascii="Times New Roman" w:hAnsi="Times New Roman" w:cs="Times New Roman"/>
              </w:rPr>
              <w:t>MyCERT</w:t>
            </w:r>
            <w:proofErr w:type="spellEnd"/>
            <w:r w:rsidR="004C332C">
              <w:rPr>
                <w:rFonts w:ascii="Times New Roman" w:hAnsi="Times New Roman" w:cs="Times New Roman"/>
              </w:rPr>
              <w:t xml:space="preserve"> and</w:t>
            </w:r>
            <w:r w:rsidRPr="00A20ACB">
              <w:rPr>
                <w:rFonts w:ascii="Times New Roman" w:hAnsi="Times New Roman" w:cs="Times New Roman"/>
              </w:rPr>
              <w:t xml:space="preserve"> NCSC</w:t>
            </w:r>
          </w:p>
        </w:tc>
        <w:tc>
          <w:tcPr>
            <w:tcW w:w="0" w:type="auto"/>
          </w:tcPr>
          <w:p w14:paraId="36B2DBCC" w14:textId="5031D5F4"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ASEANAPOL cybercrime ops</w:t>
            </w:r>
            <w:r w:rsidR="004C332C">
              <w:rPr>
                <w:rFonts w:ascii="Times New Roman" w:hAnsi="Times New Roman" w:cs="Times New Roman"/>
              </w:rPr>
              <w:t xml:space="preserve"> and</w:t>
            </w:r>
            <w:r w:rsidRPr="00A20ACB">
              <w:rPr>
                <w:rFonts w:ascii="Times New Roman" w:hAnsi="Times New Roman" w:cs="Times New Roman"/>
              </w:rPr>
              <w:t xml:space="preserve"> national certification programs</w:t>
            </w:r>
          </w:p>
        </w:tc>
      </w:tr>
      <w:tr w:rsidR="00A20ACB" w:rsidRPr="00A20ACB" w14:paraId="0ED3ED8F" w14:textId="77777777" w:rsidTr="00A20ACB">
        <w:tc>
          <w:tcPr>
            <w:tcW w:w="0" w:type="auto"/>
          </w:tcPr>
          <w:p w14:paraId="4E693449" w14:textId="77777777"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b/>
                <w:bCs/>
              </w:rPr>
              <w:t>ASEAN (regional)</w:t>
            </w:r>
          </w:p>
        </w:tc>
        <w:tc>
          <w:tcPr>
            <w:tcW w:w="0" w:type="auto"/>
          </w:tcPr>
          <w:p w14:paraId="3507B806" w14:textId="2C670022"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ASEAN Cybersecurity Cooperation Strategy (2021</w:t>
            </w:r>
            <w:r w:rsidR="00034987">
              <w:rPr>
                <w:rFonts w:ascii="Times New Roman" w:hAnsi="Times New Roman" w:cs="Times New Roman"/>
              </w:rPr>
              <w:t>-</w:t>
            </w:r>
            <w:r w:rsidRPr="00A20ACB">
              <w:rPr>
                <w:rFonts w:ascii="Times New Roman" w:hAnsi="Times New Roman" w:cs="Times New Roman"/>
              </w:rPr>
              <w:t>2025)</w:t>
            </w:r>
            <w:r w:rsidR="004C332C">
              <w:rPr>
                <w:rFonts w:ascii="Times New Roman" w:hAnsi="Times New Roman" w:cs="Times New Roman"/>
              </w:rPr>
              <w:t xml:space="preserve"> and</w:t>
            </w:r>
            <w:r w:rsidRPr="00A20ACB">
              <w:rPr>
                <w:rFonts w:ascii="Times New Roman" w:hAnsi="Times New Roman" w:cs="Times New Roman"/>
              </w:rPr>
              <w:t xml:space="preserve"> ASEAN CERT-to-CERT WG</w:t>
            </w:r>
          </w:p>
        </w:tc>
        <w:tc>
          <w:tcPr>
            <w:tcW w:w="0" w:type="auto"/>
          </w:tcPr>
          <w:p w14:paraId="042BA06A" w14:textId="320F30A6"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ASEANAPOL</w:t>
            </w:r>
            <w:r w:rsidR="004C332C">
              <w:rPr>
                <w:rFonts w:ascii="Times New Roman" w:hAnsi="Times New Roman" w:cs="Times New Roman"/>
              </w:rPr>
              <w:t xml:space="preserve"> and</w:t>
            </w:r>
            <w:r w:rsidR="004C332C" w:rsidRPr="00A20ACB">
              <w:rPr>
                <w:rFonts w:ascii="Times New Roman" w:hAnsi="Times New Roman" w:cs="Times New Roman"/>
              </w:rPr>
              <w:t xml:space="preserve"> </w:t>
            </w:r>
            <w:r w:rsidRPr="00A20ACB">
              <w:rPr>
                <w:rFonts w:ascii="Times New Roman" w:hAnsi="Times New Roman" w:cs="Times New Roman"/>
              </w:rPr>
              <w:t>ASEAN CERTs</w:t>
            </w:r>
          </w:p>
        </w:tc>
        <w:tc>
          <w:tcPr>
            <w:tcW w:w="0" w:type="auto"/>
          </w:tcPr>
          <w:p w14:paraId="18B5BB02" w14:textId="01FF7801" w:rsidR="00A20ACB" w:rsidRPr="00A20ACB" w:rsidRDefault="00A20ACB" w:rsidP="008E4C2D">
            <w:pPr>
              <w:pStyle w:val="Compact"/>
              <w:jc w:val="both"/>
              <w:rPr>
                <w:rFonts w:ascii="Times New Roman" w:hAnsi="Times New Roman" w:cs="Times New Roman"/>
              </w:rPr>
            </w:pPr>
            <w:r w:rsidRPr="00A20ACB">
              <w:rPr>
                <w:rFonts w:ascii="Times New Roman" w:hAnsi="Times New Roman" w:cs="Times New Roman"/>
              </w:rPr>
              <w:t>ASEAN-Japan CERT capacity building</w:t>
            </w:r>
            <w:r w:rsidR="004C332C">
              <w:rPr>
                <w:rFonts w:ascii="Times New Roman" w:hAnsi="Times New Roman" w:cs="Times New Roman"/>
              </w:rPr>
              <w:t xml:space="preserve"> and</w:t>
            </w:r>
            <w:r w:rsidRPr="00A20ACB">
              <w:rPr>
                <w:rFonts w:ascii="Times New Roman" w:hAnsi="Times New Roman" w:cs="Times New Roman"/>
              </w:rPr>
              <w:t xml:space="preserve"> transnational crime plan (2026</w:t>
            </w:r>
            <w:r w:rsidR="00034987">
              <w:rPr>
                <w:rFonts w:ascii="Times New Roman" w:hAnsi="Times New Roman" w:cs="Times New Roman"/>
              </w:rPr>
              <w:t>-</w:t>
            </w:r>
            <w:r w:rsidRPr="00A20ACB">
              <w:rPr>
                <w:rFonts w:ascii="Times New Roman" w:hAnsi="Times New Roman" w:cs="Times New Roman"/>
              </w:rPr>
              <w:t>2035)</w:t>
            </w:r>
            <w:r w:rsidR="00034987" w:rsidRPr="00A20ACB">
              <w:rPr>
                <w:rFonts w:ascii="Times New Roman" w:hAnsi="Times New Roman" w:cs="Times New Roman"/>
              </w:rPr>
              <w:t xml:space="preserve"> </w:t>
            </w:r>
          </w:p>
        </w:tc>
      </w:tr>
      <w:tr w:rsidR="00A20ACB" w:rsidRPr="00A20ACB" w14:paraId="5E37D4B5" w14:textId="77777777" w:rsidTr="00A20ACB">
        <w:tc>
          <w:tcPr>
            <w:tcW w:w="0" w:type="auto"/>
            <w:hideMark/>
          </w:tcPr>
          <w:p w14:paraId="0BBA1CFD" w14:textId="3F7DC508" w:rsidR="00A20ACB" w:rsidRPr="00A20ACB" w:rsidRDefault="00A20ACB" w:rsidP="00A20ACB">
            <w:pPr>
              <w:rPr>
                <w:rFonts w:ascii="Times New Roman" w:eastAsia="Times New Roman" w:hAnsi="Times New Roman" w:cs="Times New Roman"/>
                <w:b/>
                <w:bCs/>
                <w:color w:val="0D0D0D"/>
                <w:spacing w:val="-2"/>
                <w:sz w:val="20"/>
                <w:szCs w:val="20"/>
                <w:lang w:val="en-US"/>
              </w:rPr>
            </w:pPr>
            <w:r w:rsidRPr="00A20ACB">
              <w:rPr>
                <w:rFonts w:ascii="Times New Roman" w:eastAsia="Times New Roman" w:hAnsi="Times New Roman" w:cs="Times New Roman"/>
                <w:b/>
                <w:bCs/>
                <w:color w:val="0D0D0D"/>
                <w:spacing w:val="-2"/>
                <w:sz w:val="20"/>
                <w:szCs w:val="20"/>
                <w:lang w:val="en-US"/>
              </w:rPr>
              <w:t>Pakistan</w:t>
            </w:r>
          </w:p>
        </w:tc>
        <w:tc>
          <w:tcPr>
            <w:tcW w:w="0" w:type="auto"/>
            <w:hideMark/>
          </w:tcPr>
          <w:p w14:paraId="7DF6CA35" w14:textId="64E16D61" w:rsidR="00A20ACB" w:rsidRPr="00A20ACB" w:rsidRDefault="00A20ACB" w:rsidP="00A20ACB">
            <w:pPr>
              <w:rPr>
                <w:rFonts w:ascii="Times New Roman" w:eastAsia="Times New Roman" w:hAnsi="Times New Roman" w:cs="Times New Roman"/>
                <w:color w:val="0D0D0D"/>
                <w:spacing w:val="-2"/>
                <w:lang w:val="en-US"/>
              </w:rPr>
            </w:pPr>
            <w:r w:rsidRPr="00A20ACB">
              <w:rPr>
                <w:rFonts w:ascii="Times New Roman" w:eastAsia="Times New Roman" w:hAnsi="Times New Roman" w:cs="Times New Roman"/>
                <w:color w:val="0D0D0D"/>
                <w:spacing w:val="-2"/>
                <w:lang w:val="en-US"/>
              </w:rPr>
              <w:t>PECA 2016</w:t>
            </w:r>
            <w:r w:rsidR="004C332C">
              <w:rPr>
                <w:rFonts w:ascii="Times New Roman" w:hAnsi="Times New Roman" w:cs="Times New Roman"/>
              </w:rPr>
              <w:t xml:space="preserve"> and</w:t>
            </w:r>
            <w:r w:rsidRPr="00A20ACB">
              <w:rPr>
                <w:rFonts w:ascii="Times New Roman" w:eastAsia="Times New Roman" w:hAnsi="Times New Roman" w:cs="Times New Roman"/>
                <w:color w:val="0D0D0D"/>
                <w:spacing w:val="-2"/>
                <w:lang w:val="en-US"/>
              </w:rPr>
              <w:t xml:space="preserve"> Draft Cybersecurity Act (2025)</w:t>
            </w:r>
          </w:p>
        </w:tc>
        <w:tc>
          <w:tcPr>
            <w:tcW w:w="0" w:type="auto"/>
            <w:hideMark/>
          </w:tcPr>
          <w:p w14:paraId="7FB84B36" w14:textId="530FE2DC" w:rsidR="00A20ACB" w:rsidRPr="00A20ACB" w:rsidRDefault="00A20ACB" w:rsidP="00A20ACB">
            <w:pPr>
              <w:rPr>
                <w:rFonts w:ascii="Times New Roman" w:eastAsia="Times New Roman" w:hAnsi="Times New Roman" w:cs="Times New Roman"/>
                <w:color w:val="0D0D0D"/>
                <w:spacing w:val="-2"/>
                <w:lang w:val="en-US"/>
              </w:rPr>
            </w:pPr>
            <w:r w:rsidRPr="00A20ACB">
              <w:rPr>
                <w:rFonts w:ascii="Times New Roman" w:eastAsia="Times New Roman" w:hAnsi="Times New Roman" w:cs="Times New Roman"/>
                <w:color w:val="0D0D0D"/>
                <w:spacing w:val="-2"/>
                <w:lang w:val="en-US"/>
              </w:rPr>
              <w:t>NCERT Council</w:t>
            </w:r>
            <w:r w:rsidR="004C332C">
              <w:rPr>
                <w:rFonts w:ascii="Times New Roman" w:hAnsi="Times New Roman" w:cs="Times New Roman"/>
              </w:rPr>
              <w:t xml:space="preserve"> and</w:t>
            </w:r>
            <w:r w:rsidR="004C332C" w:rsidRPr="00A20ACB">
              <w:rPr>
                <w:rFonts w:ascii="Times New Roman" w:hAnsi="Times New Roman" w:cs="Times New Roman"/>
              </w:rPr>
              <w:t xml:space="preserve"> </w:t>
            </w:r>
            <w:r w:rsidRPr="00A20ACB">
              <w:rPr>
                <w:rFonts w:ascii="Times New Roman" w:eastAsia="Times New Roman" w:hAnsi="Times New Roman" w:cs="Times New Roman"/>
                <w:color w:val="0D0D0D"/>
                <w:spacing w:val="-2"/>
                <w:lang w:val="en-US"/>
              </w:rPr>
              <w:t>NTISB (Govt)</w:t>
            </w:r>
          </w:p>
        </w:tc>
        <w:tc>
          <w:tcPr>
            <w:tcW w:w="0" w:type="auto"/>
            <w:hideMark/>
          </w:tcPr>
          <w:p w14:paraId="5C2A4F7A" w14:textId="7F7687AC" w:rsidR="00A20ACB" w:rsidRPr="00A20ACB" w:rsidRDefault="00A20ACB" w:rsidP="00A20ACB">
            <w:pPr>
              <w:rPr>
                <w:rFonts w:ascii="Times New Roman" w:eastAsia="Times New Roman" w:hAnsi="Times New Roman" w:cs="Times New Roman"/>
                <w:color w:val="0D0D0D"/>
                <w:spacing w:val="-2"/>
                <w:lang w:val="en-US"/>
              </w:rPr>
            </w:pPr>
            <w:r w:rsidRPr="00A20ACB">
              <w:rPr>
                <w:rFonts w:ascii="Times New Roman" w:eastAsia="Times New Roman" w:hAnsi="Times New Roman" w:cs="Times New Roman"/>
                <w:color w:val="0D0D0D"/>
                <w:spacing w:val="-2"/>
                <w:lang w:val="en-US"/>
              </w:rPr>
              <w:t>PTA Cybersecurity Strategy 2023</w:t>
            </w:r>
            <w:r w:rsidR="004C332C">
              <w:rPr>
                <w:rFonts w:ascii="Times New Roman" w:eastAsia="Times New Roman" w:hAnsi="Times New Roman" w:cs="Times New Roman"/>
                <w:color w:val="0D0D0D"/>
                <w:spacing w:val="-2"/>
                <w:lang w:val="en-US"/>
              </w:rPr>
              <w:t>-</w:t>
            </w:r>
            <w:r w:rsidRPr="00A20ACB">
              <w:rPr>
                <w:rFonts w:ascii="Times New Roman" w:eastAsia="Times New Roman" w:hAnsi="Times New Roman" w:cs="Times New Roman"/>
                <w:color w:val="0D0D0D"/>
                <w:spacing w:val="-2"/>
                <w:lang w:val="en-US"/>
              </w:rPr>
              <w:t>28</w:t>
            </w:r>
            <w:r w:rsidR="004C332C">
              <w:rPr>
                <w:rFonts w:ascii="Times New Roman" w:eastAsia="Times New Roman" w:hAnsi="Times New Roman" w:cs="Times New Roman"/>
                <w:color w:val="0D0D0D"/>
                <w:spacing w:val="-2"/>
                <w:lang w:val="en-US"/>
              </w:rPr>
              <w:t xml:space="preserve"> </w:t>
            </w:r>
            <w:r w:rsidR="004C332C">
              <w:rPr>
                <w:rFonts w:ascii="Times New Roman" w:hAnsi="Times New Roman" w:cs="Times New Roman"/>
              </w:rPr>
              <w:t>and</w:t>
            </w:r>
            <w:r w:rsidRPr="00A20ACB">
              <w:rPr>
                <w:rFonts w:ascii="Times New Roman" w:eastAsia="Times New Roman" w:hAnsi="Times New Roman" w:cs="Times New Roman"/>
                <w:color w:val="0D0D0D"/>
                <w:spacing w:val="-2"/>
                <w:lang w:val="en-US"/>
              </w:rPr>
              <w:t xml:space="preserve"> CERT Council</w:t>
            </w:r>
          </w:p>
        </w:tc>
      </w:tr>
      <w:tr w:rsidR="00A20ACB" w:rsidRPr="00A20ACB" w14:paraId="6FD50837" w14:textId="77777777" w:rsidTr="00A20ACB">
        <w:tc>
          <w:tcPr>
            <w:tcW w:w="0" w:type="auto"/>
            <w:hideMark/>
          </w:tcPr>
          <w:p w14:paraId="1DBC3313" w14:textId="1A29E970" w:rsidR="00A20ACB" w:rsidRPr="00A20ACB" w:rsidRDefault="00A20ACB" w:rsidP="00A20ACB">
            <w:pPr>
              <w:rPr>
                <w:rFonts w:ascii="Times New Roman" w:eastAsia="Times New Roman" w:hAnsi="Times New Roman" w:cs="Times New Roman"/>
                <w:b/>
                <w:bCs/>
                <w:color w:val="0D0D0D"/>
                <w:spacing w:val="-2"/>
                <w:sz w:val="20"/>
                <w:szCs w:val="20"/>
                <w:lang w:val="en-US"/>
              </w:rPr>
            </w:pPr>
            <w:r>
              <w:rPr>
                <w:rFonts w:ascii="Times New Roman" w:eastAsia="Times New Roman" w:hAnsi="Times New Roman" w:cs="Times New Roman"/>
                <w:b/>
                <w:bCs/>
                <w:color w:val="0D0D0D"/>
                <w:spacing w:val="-2"/>
                <w:sz w:val="20"/>
                <w:szCs w:val="20"/>
                <w:lang w:val="en-US"/>
              </w:rPr>
              <w:t>Australia</w:t>
            </w:r>
          </w:p>
        </w:tc>
        <w:tc>
          <w:tcPr>
            <w:tcW w:w="0" w:type="auto"/>
            <w:hideMark/>
          </w:tcPr>
          <w:p w14:paraId="58002C67" w14:textId="06371750" w:rsidR="00A20ACB" w:rsidRPr="00A20ACB" w:rsidRDefault="00A20ACB" w:rsidP="00A20ACB">
            <w:pPr>
              <w:rPr>
                <w:rFonts w:ascii="Times New Roman" w:eastAsia="Times New Roman" w:hAnsi="Times New Roman" w:cs="Times New Roman"/>
                <w:color w:val="0D0D0D"/>
                <w:spacing w:val="-2"/>
                <w:lang w:val="en-US"/>
              </w:rPr>
            </w:pPr>
            <w:r w:rsidRPr="00A20ACB">
              <w:rPr>
                <w:rFonts w:ascii="Times New Roman" w:eastAsia="Times New Roman" w:hAnsi="Times New Roman" w:cs="Times New Roman"/>
                <w:color w:val="0D0D0D"/>
                <w:spacing w:val="-2"/>
                <w:lang w:val="en-US"/>
              </w:rPr>
              <w:t>Cybersecurity Strategy 2023</w:t>
            </w:r>
            <w:r w:rsidR="004C332C">
              <w:rPr>
                <w:rFonts w:ascii="Times New Roman" w:hAnsi="Times New Roman" w:cs="Times New Roman"/>
              </w:rPr>
              <w:t xml:space="preserve"> and</w:t>
            </w:r>
            <w:r w:rsidRPr="00A20ACB">
              <w:rPr>
                <w:rFonts w:ascii="Times New Roman" w:eastAsia="Times New Roman" w:hAnsi="Times New Roman" w:cs="Times New Roman"/>
                <w:color w:val="0D0D0D"/>
                <w:spacing w:val="-2"/>
                <w:lang w:val="en-US"/>
              </w:rPr>
              <w:t xml:space="preserve"> Security Legislation</w:t>
            </w:r>
          </w:p>
        </w:tc>
        <w:tc>
          <w:tcPr>
            <w:tcW w:w="0" w:type="auto"/>
            <w:hideMark/>
          </w:tcPr>
          <w:p w14:paraId="19B456B8" w14:textId="77777777" w:rsidR="00A20ACB" w:rsidRPr="00A20ACB" w:rsidRDefault="00A20ACB" w:rsidP="00A20ACB">
            <w:pPr>
              <w:rPr>
                <w:rFonts w:ascii="Times New Roman" w:eastAsia="Times New Roman" w:hAnsi="Times New Roman" w:cs="Times New Roman"/>
                <w:color w:val="0D0D0D"/>
                <w:spacing w:val="-2"/>
                <w:lang w:val="en-US"/>
              </w:rPr>
            </w:pPr>
            <w:r w:rsidRPr="00A20ACB">
              <w:rPr>
                <w:rFonts w:ascii="Times New Roman" w:eastAsia="Times New Roman" w:hAnsi="Times New Roman" w:cs="Times New Roman"/>
                <w:color w:val="0D0D0D"/>
                <w:spacing w:val="-2"/>
                <w:lang w:val="en-US"/>
              </w:rPr>
              <w:t>ACSC (govt CERT)</w:t>
            </w:r>
          </w:p>
        </w:tc>
        <w:tc>
          <w:tcPr>
            <w:tcW w:w="0" w:type="auto"/>
            <w:hideMark/>
          </w:tcPr>
          <w:p w14:paraId="366F8884" w14:textId="565E08CF" w:rsidR="00A20ACB" w:rsidRPr="00A20ACB" w:rsidRDefault="00A20ACB" w:rsidP="00A20ACB">
            <w:pPr>
              <w:rPr>
                <w:rFonts w:ascii="Times New Roman" w:eastAsia="Times New Roman" w:hAnsi="Times New Roman" w:cs="Times New Roman"/>
                <w:color w:val="0D0D0D"/>
                <w:spacing w:val="-2"/>
                <w:lang w:val="en-US"/>
              </w:rPr>
            </w:pPr>
            <w:r w:rsidRPr="00A20ACB">
              <w:rPr>
                <w:rFonts w:ascii="Times New Roman" w:eastAsia="Times New Roman" w:hAnsi="Times New Roman" w:cs="Times New Roman"/>
                <w:color w:val="0D0D0D"/>
                <w:spacing w:val="-2"/>
                <w:lang w:val="en-US"/>
              </w:rPr>
              <w:t>ANZCERT drills</w:t>
            </w:r>
            <w:r w:rsidR="004C332C">
              <w:rPr>
                <w:rFonts w:ascii="Times New Roman" w:hAnsi="Times New Roman" w:cs="Times New Roman"/>
              </w:rPr>
              <w:t xml:space="preserve"> and</w:t>
            </w:r>
            <w:r w:rsidRPr="00A20ACB">
              <w:rPr>
                <w:rFonts w:ascii="Times New Roman" w:eastAsia="Times New Roman" w:hAnsi="Times New Roman" w:cs="Times New Roman"/>
                <w:color w:val="0D0D0D"/>
                <w:spacing w:val="-2"/>
                <w:lang w:val="en-US"/>
              </w:rPr>
              <w:t xml:space="preserve"> cyber exercises with allies</w:t>
            </w:r>
          </w:p>
        </w:tc>
      </w:tr>
    </w:tbl>
    <w:p w14:paraId="734D3268" w14:textId="77777777" w:rsidR="00A20ACB" w:rsidRPr="00034987" w:rsidRDefault="00A20ACB" w:rsidP="00A20ACB">
      <w:pPr>
        <w:pStyle w:val="BodyText"/>
        <w:jc w:val="both"/>
        <w:rPr>
          <w:rFonts w:ascii="Times New Roman" w:hAnsi="Times New Roman" w:cs="Times New Roman"/>
          <w:i/>
          <w:iCs/>
          <w:sz w:val="16"/>
          <w:szCs w:val="16"/>
        </w:rPr>
      </w:pPr>
      <w:r w:rsidRPr="00034987">
        <w:rPr>
          <w:rFonts w:ascii="Times New Roman" w:hAnsi="Times New Roman" w:cs="Times New Roman"/>
          <w:i/>
          <w:iCs/>
          <w:sz w:val="16"/>
          <w:szCs w:val="16"/>
        </w:rPr>
        <w:t>Table: Examples of recent cyber policy measures and organizations in Asia-Pacific states. This is illustrative, not exhaustive.</w:t>
      </w:r>
    </w:p>
    <w:p w14:paraId="7393A71B" w14:textId="0AC84777" w:rsidR="00A20ACB" w:rsidRPr="00A20ACB" w:rsidRDefault="00A20ACB" w:rsidP="00494B28">
      <w:pPr>
        <w:pStyle w:val="Heading2"/>
        <w:spacing w:line="276" w:lineRule="auto"/>
        <w:jc w:val="both"/>
        <w:rPr>
          <w:rFonts w:ascii="Times New Roman" w:hAnsi="Times New Roman" w:cs="Times New Roman"/>
        </w:rPr>
      </w:pPr>
      <w:bookmarkStart w:id="10" w:name="X2fc1fda3a7177335b713379823ea2c71a6f3300"/>
      <w:bookmarkEnd w:id="9"/>
      <w:r w:rsidRPr="00A20ACB">
        <w:rPr>
          <w:rFonts w:ascii="Times New Roman" w:hAnsi="Times New Roman" w:cs="Times New Roman"/>
        </w:rPr>
        <w:t>Pakistan’s Cybersecurity Landscape (2023</w:t>
      </w:r>
      <w:r w:rsidR="00034987">
        <w:rPr>
          <w:rFonts w:ascii="Times New Roman" w:hAnsi="Times New Roman" w:cs="Times New Roman"/>
        </w:rPr>
        <w:t>-</w:t>
      </w:r>
      <w:r w:rsidRPr="00A20ACB">
        <w:rPr>
          <w:rFonts w:ascii="Times New Roman" w:hAnsi="Times New Roman" w:cs="Times New Roman"/>
        </w:rPr>
        <w:t>2026)</w:t>
      </w:r>
    </w:p>
    <w:p w14:paraId="027EA33C" w14:textId="77777777"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Pakistan has begun responding to these challenges, though gaps remain:</w:t>
      </w:r>
    </w:p>
    <w:p w14:paraId="4F48E1FA" w14:textId="1A283B6E" w:rsidR="00A20ACB" w:rsidRPr="00A20ACB" w:rsidRDefault="00A20ACB" w:rsidP="00494B28">
      <w:pPr>
        <w:pStyle w:val="Compact"/>
        <w:numPr>
          <w:ilvl w:val="0"/>
          <w:numId w:val="4"/>
        </w:numPr>
        <w:spacing w:line="276" w:lineRule="auto"/>
        <w:jc w:val="both"/>
        <w:rPr>
          <w:rFonts w:ascii="Times New Roman" w:hAnsi="Times New Roman" w:cs="Times New Roman"/>
        </w:rPr>
      </w:pPr>
      <w:r w:rsidRPr="00A20ACB">
        <w:rPr>
          <w:rFonts w:ascii="Times New Roman" w:hAnsi="Times New Roman" w:cs="Times New Roman"/>
          <w:b/>
          <w:bCs/>
        </w:rPr>
        <w:lastRenderedPageBreak/>
        <w:t>Recent Incidents:</w:t>
      </w:r>
      <w:r w:rsidRPr="00A20ACB">
        <w:rPr>
          <w:rFonts w:ascii="Times New Roman" w:hAnsi="Times New Roman" w:cs="Times New Roman"/>
        </w:rPr>
        <w:t xml:space="preserve"> Pakistan saw </w:t>
      </w:r>
      <w:r w:rsidRPr="00A20ACB">
        <w:rPr>
          <w:rFonts w:ascii="Times New Roman" w:hAnsi="Times New Roman" w:cs="Times New Roman"/>
          <w:i/>
          <w:iCs/>
        </w:rPr>
        <w:t>millions</w:t>
      </w:r>
      <w:r w:rsidRPr="00A20ACB">
        <w:rPr>
          <w:rFonts w:ascii="Times New Roman" w:hAnsi="Times New Roman" w:cs="Times New Roman"/>
        </w:rPr>
        <w:t xml:space="preserve"> of cyberattack attempts</w:t>
      </w:r>
      <w:r w:rsidR="004C332C">
        <w:rPr>
          <w:rFonts w:ascii="Times New Roman" w:hAnsi="Times New Roman" w:cs="Times New Roman"/>
        </w:rPr>
        <w:t>.</w:t>
      </w:r>
      <w:r w:rsidRPr="00A20ACB">
        <w:rPr>
          <w:rFonts w:ascii="Times New Roman" w:hAnsi="Times New Roman" w:cs="Times New Roman"/>
        </w:rPr>
        <w:t xml:space="preserve"> </w:t>
      </w:r>
      <w:r w:rsidR="004C332C">
        <w:rPr>
          <w:rFonts w:ascii="Times New Roman" w:hAnsi="Times New Roman" w:cs="Times New Roman"/>
        </w:rPr>
        <w:t>A</w:t>
      </w:r>
      <w:r w:rsidRPr="00A20ACB">
        <w:rPr>
          <w:rFonts w:ascii="Times New Roman" w:hAnsi="Times New Roman" w:cs="Times New Roman"/>
        </w:rPr>
        <w:t xml:space="preserve"> subsidiary of the Power Ministry reported 40 million attacks in 2024.</w:t>
      </w:r>
      <w:r w:rsidR="00034987">
        <w:rPr>
          <w:rStyle w:val="FootnoteReference"/>
          <w:rFonts w:ascii="Times New Roman" w:hAnsi="Times New Roman" w:cs="Times New Roman"/>
        </w:rPr>
        <w:footnoteReference w:id="24"/>
      </w:r>
      <w:r w:rsidRPr="00A20ACB">
        <w:rPr>
          <w:rFonts w:ascii="Times New Roman" w:hAnsi="Times New Roman" w:cs="Times New Roman"/>
        </w:rPr>
        <w:t xml:space="preserve"> In August 2025, the National Cyber Emergency Response Team (NCERT) warned of an active </w:t>
      </w:r>
      <w:r w:rsidRPr="00A20ACB">
        <w:rPr>
          <w:rFonts w:ascii="Times New Roman" w:hAnsi="Times New Roman" w:cs="Times New Roman"/>
          <w:i/>
          <w:iCs/>
        </w:rPr>
        <w:t>Blue Locker</w:t>
      </w:r>
      <w:r w:rsidRPr="00A20ACB">
        <w:rPr>
          <w:rFonts w:ascii="Times New Roman" w:hAnsi="Times New Roman" w:cs="Times New Roman"/>
        </w:rPr>
        <w:t xml:space="preserve"> ransomware campaign that hit one of Pakistan’s largest gas producers supplying 20% of national gas. Energy, mining and telecom companies are explicitly cited as attractive targets due to their economic impact. Meanwhile, hacktivist groups claimed high-visibility outages in Dec 2023 an Indian-affiliated group “Vanguard” purported to take down </w:t>
      </w:r>
      <w:r w:rsidR="00034987" w:rsidRPr="00A20ACB">
        <w:rPr>
          <w:rFonts w:ascii="Times New Roman" w:hAnsi="Times New Roman" w:cs="Times New Roman"/>
        </w:rPr>
        <w:t>the</w:t>
      </w:r>
      <w:r w:rsidR="00034987">
        <w:rPr>
          <w:rFonts w:ascii="Times New Roman" w:hAnsi="Times New Roman" w:cs="Times New Roman"/>
        </w:rPr>
        <w:t xml:space="preserve"> </w:t>
      </w:r>
      <w:r w:rsidRPr="00A20ACB">
        <w:rPr>
          <w:rFonts w:ascii="Times New Roman" w:hAnsi="Times New Roman" w:cs="Times New Roman"/>
        </w:rPr>
        <w:t>gov.pk domain, and in Jan 2024 “</w:t>
      </w:r>
      <w:r w:rsidR="004C332C" w:rsidRPr="004C332C">
        <w:rPr>
          <w:rFonts w:ascii="Times New Roman" w:hAnsi="Times New Roman" w:cs="Times New Roman"/>
          <w:b/>
          <w:bCs/>
        </w:rPr>
        <w:t>U</w:t>
      </w:r>
      <w:r w:rsidRPr="004C332C">
        <w:rPr>
          <w:rFonts w:ascii="Times New Roman" w:hAnsi="Times New Roman" w:cs="Times New Roman"/>
          <w:b/>
          <w:bCs/>
        </w:rPr>
        <w:t>CC Error 404 Team</w:t>
      </w:r>
      <w:r w:rsidRPr="00A20ACB">
        <w:rPr>
          <w:rFonts w:ascii="Times New Roman" w:hAnsi="Times New Roman" w:cs="Times New Roman"/>
        </w:rPr>
        <w:t>” claimed defacements of government, defense and banking websites.</w:t>
      </w:r>
      <w:r w:rsidR="00034987">
        <w:rPr>
          <w:rStyle w:val="FootnoteReference"/>
          <w:rFonts w:ascii="Times New Roman" w:hAnsi="Times New Roman" w:cs="Times New Roman"/>
        </w:rPr>
        <w:footnoteReference w:id="25"/>
      </w:r>
      <w:r w:rsidRPr="00A20ACB">
        <w:rPr>
          <w:rFonts w:ascii="Times New Roman" w:hAnsi="Times New Roman" w:cs="Times New Roman"/>
        </w:rPr>
        <w:t xml:space="preserve"> These were framed as propaganda but did highlight genuine security lapses and the potency of misinformation.</w:t>
      </w:r>
    </w:p>
    <w:p w14:paraId="3A1221F8" w14:textId="34FF701D" w:rsidR="00A20ACB" w:rsidRPr="00A20ACB" w:rsidRDefault="00A20ACB" w:rsidP="00494B28">
      <w:pPr>
        <w:pStyle w:val="Compact"/>
        <w:numPr>
          <w:ilvl w:val="0"/>
          <w:numId w:val="4"/>
        </w:numPr>
        <w:spacing w:line="276" w:lineRule="auto"/>
        <w:jc w:val="both"/>
        <w:rPr>
          <w:rFonts w:ascii="Times New Roman" w:hAnsi="Times New Roman" w:cs="Times New Roman"/>
        </w:rPr>
      </w:pPr>
      <w:r w:rsidRPr="00A20ACB">
        <w:rPr>
          <w:rFonts w:ascii="Times New Roman" w:hAnsi="Times New Roman" w:cs="Times New Roman"/>
          <w:b/>
          <w:bCs/>
        </w:rPr>
        <w:t>Government Responses:</w:t>
      </w:r>
      <w:r w:rsidRPr="00A20ACB">
        <w:rPr>
          <w:rFonts w:ascii="Times New Roman" w:hAnsi="Times New Roman" w:cs="Times New Roman"/>
        </w:rPr>
        <w:t xml:space="preserve"> Building on its 2021 Cybersecurity Policy, Pakistan is strengthening its institutional framework. In late 2025 Parliament </w:t>
      </w:r>
      <w:r w:rsidRPr="00034987">
        <w:rPr>
          <w:rFonts w:ascii="Times New Roman" w:hAnsi="Times New Roman" w:cs="Times New Roman"/>
        </w:rPr>
        <w:t>completed a draft National Cybersecurity Act to create the country’s first dedicated Cybersecurity Authority. This Authority will oversee standards, incident response and risk mitigation across all Critical Information Infrastructures (CII). Even before its enactment, an interim CERT Council</w:t>
      </w:r>
      <w:r w:rsidR="004C332C" w:rsidRPr="00034987">
        <w:rPr>
          <w:rFonts w:ascii="Times New Roman" w:hAnsi="Times New Roman" w:cs="Times New Roman"/>
        </w:rPr>
        <w:t xml:space="preserve">, </w:t>
      </w:r>
      <w:r w:rsidR="00034987" w:rsidRPr="00034987">
        <w:rPr>
          <w:rFonts w:ascii="Times New Roman" w:hAnsi="Times New Roman" w:cs="Times New Roman"/>
        </w:rPr>
        <w:t>14 members</w:t>
      </w:r>
      <w:r w:rsidRPr="00034987">
        <w:rPr>
          <w:rFonts w:ascii="Times New Roman" w:hAnsi="Times New Roman" w:cs="Times New Roman"/>
        </w:rPr>
        <w:t xml:space="preserve"> from IT, Defense, Interior, Foreign Affairs, academia and telecoms</w:t>
      </w:r>
      <w:r w:rsidR="004C332C">
        <w:rPr>
          <w:rFonts w:ascii="Times New Roman" w:hAnsi="Times New Roman" w:cs="Times New Roman"/>
        </w:rPr>
        <w:t xml:space="preserve"> </w:t>
      </w:r>
      <w:r w:rsidRPr="00A20ACB">
        <w:rPr>
          <w:rFonts w:ascii="Times New Roman" w:hAnsi="Times New Roman" w:cs="Times New Roman"/>
        </w:rPr>
        <w:t xml:space="preserve">has been established under the 2023 CERT Rules to coordinate cyber incident response. Several key systems </w:t>
      </w:r>
      <w:r w:rsidR="004C332C">
        <w:rPr>
          <w:rFonts w:ascii="Times New Roman" w:hAnsi="Times New Roman" w:cs="Times New Roman"/>
        </w:rPr>
        <w:t xml:space="preserve">including </w:t>
      </w:r>
      <w:r w:rsidRPr="00A20ACB">
        <w:rPr>
          <w:rFonts w:ascii="Times New Roman" w:hAnsi="Times New Roman" w:cs="Times New Roman"/>
        </w:rPr>
        <w:t>NADRA, tax, telecom are already designated as CII under PECA</w:t>
      </w:r>
      <w:r w:rsidR="004C332C">
        <w:rPr>
          <w:rFonts w:ascii="Times New Roman" w:hAnsi="Times New Roman" w:cs="Times New Roman"/>
        </w:rPr>
        <w:t>-</w:t>
      </w:r>
      <w:r w:rsidRPr="00A20ACB">
        <w:rPr>
          <w:rFonts w:ascii="Times New Roman" w:hAnsi="Times New Roman" w:cs="Times New Roman"/>
        </w:rPr>
        <w:t>2016.</w:t>
      </w:r>
      <w:r w:rsidR="00034987">
        <w:rPr>
          <w:rStyle w:val="FootnoteReference"/>
          <w:rFonts w:ascii="Times New Roman" w:hAnsi="Times New Roman" w:cs="Times New Roman"/>
        </w:rPr>
        <w:footnoteReference w:id="26"/>
      </w:r>
    </w:p>
    <w:p w14:paraId="64ADF205" w14:textId="67C26203" w:rsidR="00A20ACB" w:rsidRPr="00A20ACB" w:rsidRDefault="00A20ACB" w:rsidP="00494B28">
      <w:pPr>
        <w:pStyle w:val="Compact"/>
        <w:numPr>
          <w:ilvl w:val="0"/>
          <w:numId w:val="4"/>
        </w:numPr>
        <w:spacing w:line="276" w:lineRule="auto"/>
        <w:jc w:val="both"/>
        <w:rPr>
          <w:rFonts w:ascii="Times New Roman" w:hAnsi="Times New Roman" w:cs="Times New Roman"/>
        </w:rPr>
      </w:pPr>
      <w:r w:rsidRPr="00A20ACB">
        <w:rPr>
          <w:rFonts w:ascii="Times New Roman" w:hAnsi="Times New Roman" w:cs="Times New Roman"/>
          <w:b/>
          <w:bCs/>
        </w:rPr>
        <w:t>Strategic Policy:</w:t>
      </w:r>
      <w:r w:rsidRPr="00A20ACB">
        <w:rPr>
          <w:rFonts w:ascii="Times New Roman" w:hAnsi="Times New Roman" w:cs="Times New Roman"/>
        </w:rPr>
        <w:t xml:space="preserve"> The Pakistan Telecommunication Authority (</w:t>
      </w:r>
      <w:r w:rsidRPr="00034987">
        <w:rPr>
          <w:rFonts w:ascii="Times New Roman" w:hAnsi="Times New Roman" w:cs="Times New Roman"/>
        </w:rPr>
        <w:t>PTA) in Dec 2023 issued a Cybersecurity Strategy 2023</w:t>
      </w:r>
      <w:r w:rsidR="004C332C" w:rsidRPr="00034987">
        <w:rPr>
          <w:rFonts w:ascii="Times New Roman" w:hAnsi="Times New Roman" w:cs="Times New Roman"/>
        </w:rPr>
        <w:t>-</w:t>
      </w:r>
      <w:r w:rsidRPr="00034987">
        <w:rPr>
          <w:rFonts w:ascii="Times New Roman" w:hAnsi="Times New Roman" w:cs="Times New Roman"/>
        </w:rPr>
        <w:t>28 for the telecom sector. It outlines six pillars: legal frameworks, resilience, monitoring/incident response, capacity building, cooperation, and awareness. Emphasis is on a multi-stakeholder approach involving</w:t>
      </w:r>
      <w:r w:rsidRPr="00A20ACB">
        <w:rPr>
          <w:rFonts w:ascii="Times New Roman" w:hAnsi="Times New Roman" w:cs="Times New Roman"/>
        </w:rPr>
        <w:t xml:space="preserve"> regulators, carriers, security firms and academia. This reflects a shift towards proactive resilience. Meanwhile, Federal agencies have begun pushing digital literacy campaigns and publishing threat advisories </w:t>
      </w:r>
      <w:r w:rsidR="004C332C">
        <w:rPr>
          <w:rFonts w:ascii="Times New Roman" w:hAnsi="Times New Roman" w:cs="Times New Roman"/>
        </w:rPr>
        <w:t>like</w:t>
      </w:r>
      <w:r w:rsidRPr="00A20ACB">
        <w:rPr>
          <w:rFonts w:ascii="Times New Roman" w:hAnsi="Times New Roman" w:cs="Times New Roman"/>
        </w:rPr>
        <w:t xml:space="preserve"> financial scam warnings in 2023. Law enforcement </w:t>
      </w:r>
      <w:r w:rsidR="004C332C">
        <w:rPr>
          <w:rFonts w:ascii="Times New Roman" w:hAnsi="Times New Roman" w:cs="Times New Roman"/>
        </w:rPr>
        <w:t xml:space="preserve">agency </w:t>
      </w:r>
      <w:r w:rsidRPr="00A20ACB">
        <w:rPr>
          <w:rFonts w:ascii="Times New Roman" w:hAnsi="Times New Roman" w:cs="Times New Roman"/>
        </w:rPr>
        <w:t>FIA</w:t>
      </w:r>
      <w:r w:rsidR="004C332C">
        <w:rPr>
          <w:rFonts w:ascii="Times New Roman" w:hAnsi="Times New Roman" w:cs="Times New Roman"/>
        </w:rPr>
        <w:t>’s</w:t>
      </w:r>
      <w:r w:rsidRPr="00A20ACB">
        <w:rPr>
          <w:rFonts w:ascii="Times New Roman" w:hAnsi="Times New Roman" w:cs="Times New Roman"/>
        </w:rPr>
        <w:t xml:space="preserve"> Cyber Crime Wing also tracks cyberfraud</w:t>
      </w:r>
      <w:r w:rsidR="004C332C">
        <w:rPr>
          <w:rFonts w:ascii="Times New Roman" w:hAnsi="Times New Roman" w:cs="Times New Roman"/>
        </w:rPr>
        <w:t>.</w:t>
      </w:r>
      <w:r w:rsidRPr="00A20ACB">
        <w:rPr>
          <w:rFonts w:ascii="Times New Roman" w:hAnsi="Times New Roman" w:cs="Times New Roman"/>
        </w:rPr>
        <w:t xml:space="preserve"> </w:t>
      </w:r>
      <w:r w:rsidR="004C332C">
        <w:rPr>
          <w:rFonts w:ascii="Times New Roman" w:hAnsi="Times New Roman" w:cs="Times New Roman"/>
        </w:rPr>
        <w:t>H</w:t>
      </w:r>
      <w:r w:rsidRPr="00A20ACB">
        <w:rPr>
          <w:rFonts w:ascii="Times New Roman" w:hAnsi="Times New Roman" w:cs="Times New Roman"/>
        </w:rPr>
        <w:t>owever, Pakistan has yet to fully ratify international frameworks like the Budapest Convention, limiting cross-border evidence gathering.</w:t>
      </w:r>
      <w:r w:rsidR="00034987">
        <w:rPr>
          <w:rStyle w:val="FootnoteReference"/>
          <w:rFonts w:ascii="Times New Roman" w:hAnsi="Times New Roman" w:cs="Times New Roman"/>
        </w:rPr>
        <w:footnoteReference w:id="27"/>
      </w:r>
    </w:p>
    <w:p w14:paraId="002A9C3C" w14:textId="16B3F775" w:rsidR="00A20ACB" w:rsidRPr="00A20ACB" w:rsidRDefault="00A20ACB" w:rsidP="00494B28">
      <w:pPr>
        <w:pStyle w:val="Compact"/>
        <w:numPr>
          <w:ilvl w:val="0"/>
          <w:numId w:val="4"/>
        </w:numPr>
        <w:spacing w:line="276" w:lineRule="auto"/>
        <w:jc w:val="both"/>
        <w:rPr>
          <w:rFonts w:ascii="Times New Roman" w:hAnsi="Times New Roman" w:cs="Times New Roman"/>
        </w:rPr>
      </w:pPr>
      <w:r w:rsidRPr="00A20ACB">
        <w:rPr>
          <w:rFonts w:ascii="Times New Roman" w:hAnsi="Times New Roman" w:cs="Times New Roman"/>
          <w:b/>
          <w:bCs/>
        </w:rPr>
        <w:t>Capacity Building:</w:t>
      </w:r>
      <w:r w:rsidRPr="00A20ACB">
        <w:rPr>
          <w:rFonts w:ascii="Times New Roman" w:hAnsi="Times New Roman" w:cs="Times New Roman"/>
        </w:rPr>
        <w:t xml:space="preserve"> Pakistan is increasing investment in cyber skills. The National University of </w:t>
      </w:r>
      <w:r w:rsidR="00B528AE">
        <w:rPr>
          <w:rFonts w:ascii="Times New Roman" w:hAnsi="Times New Roman" w:cs="Times New Roman"/>
        </w:rPr>
        <w:t xml:space="preserve">Science and </w:t>
      </w:r>
      <w:r w:rsidRPr="00A20ACB">
        <w:rPr>
          <w:rFonts w:ascii="Times New Roman" w:hAnsi="Times New Roman" w:cs="Times New Roman"/>
        </w:rPr>
        <w:t xml:space="preserve">Technology (NUST) and NIPA Peshawar have launched cybersecurity degree programs </w:t>
      </w:r>
      <w:r w:rsidR="004C332C">
        <w:rPr>
          <w:rFonts w:ascii="Times New Roman" w:hAnsi="Times New Roman" w:cs="Times New Roman"/>
        </w:rPr>
        <w:t>with</w:t>
      </w:r>
      <w:r w:rsidRPr="00A20ACB">
        <w:rPr>
          <w:rFonts w:ascii="Times New Roman" w:hAnsi="Times New Roman" w:cs="Times New Roman"/>
        </w:rPr>
        <w:t xml:space="preserve"> research centers. The defense forces are reportedly expanding their Cyber Command units, though details are classified. Private sector initiatives </w:t>
      </w:r>
      <w:r w:rsidR="004C332C" w:rsidRPr="00A20ACB">
        <w:rPr>
          <w:rFonts w:ascii="Times New Roman" w:hAnsi="Times New Roman" w:cs="Times New Roman"/>
        </w:rPr>
        <w:t>include</w:t>
      </w:r>
      <w:r w:rsidRPr="00A20ACB">
        <w:rPr>
          <w:rFonts w:ascii="Times New Roman" w:hAnsi="Times New Roman" w:cs="Times New Roman"/>
        </w:rPr>
        <w:t xml:space="preserve"> a national hackathon for critical infrastructure (2024) and industry-led training in </w:t>
      </w:r>
      <w:r w:rsidRPr="00A20ACB">
        <w:rPr>
          <w:rFonts w:ascii="Times New Roman" w:hAnsi="Times New Roman" w:cs="Times New Roman"/>
        </w:rPr>
        <w:lastRenderedPageBreak/>
        <w:t>banking security. However, resource gaps persist</w:t>
      </w:r>
      <w:r w:rsidR="004C332C">
        <w:rPr>
          <w:rFonts w:ascii="Times New Roman" w:hAnsi="Times New Roman" w:cs="Times New Roman"/>
        </w:rPr>
        <w:t>,</w:t>
      </w:r>
      <w:r w:rsidRPr="00A20ACB">
        <w:rPr>
          <w:rFonts w:ascii="Times New Roman" w:hAnsi="Times New Roman" w:cs="Times New Roman"/>
        </w:rPr>
        <w:t xml:space="preserve"> the ratio of skilled professionals to need remains low, and many public networks still use outdated protocols.</w:t>
      </w:r>
    </w:p>
    <w:p w14:paraId="7DB86B48" w14:textId="544D5ADE"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 xml:space="preserve">Pakistan’s evolving cyber landscape reflects a mix of aspiration and risk. Like its neighbors, it must balance the need for </w:t>
      </w:r>
      <w:r w:rsidRPr="004C332C">
        <w:rPr>
          <w:rFonts w:ascii="Times New Roman" w:hAnsi="Times New Roman" w:cs="Times New Roman"/>
        </w:rPr>
        <w:t>strong cybersecurity measures</w:t>
      </w:r>
      <w:r w:rsidRPr="00A20ACB">
        <w:rPr>
          <w:rFonts w:ascii="Times New Roman" w:hAnsi="Times New Roman" w:cs="Times New Roman"/>
        </w:rPr>
        <w:t xml:space="preserve"> with concerns over surveillance and governance. For example, civil society has questioned how new laws like the Budapest treaty might affect privacy. Achieving the right balance will be critical to both security and public trust.</w:t>
      </w:r>
    </w:p>
    <w:p w14:paraId="26F89FEC" w14:textId="77777777" w:rsidR="00A20ACB" w:rsidRPr="00A20ACB" w:rsidRDefault="00A20ACB" w:rsidP="00494B28">
      <w:pPr>
        <w:pStyle w:val="Heading2"/>
        <w:spacing w:line="276" w:lineRule="auto"/>
        <w:jc w:val="both"/>
        <w:rPr>
          <w:rFonts w:ascii="Times New Roman" w:hAnsi="Times New Roman" w:cs="Times New Roman"/>
        </w:rPr>
      </w:pPr>
      <w:bookmarkStart w:id="11" w:name="policy-recommendations-for-pakistan"/>
      <w:bookmarkEnd w:id="10"/>
      <w:r w:rsidRPr="00A20ACB">
        <w:rPr>
          <w:rFonts w:ascii="Times New Roman" w:hAnsi="Times New Roman" w:cs="Times New Roman"/>
        </w:rPr>
        <w:t>Policy Recommendations for Pakistan</w:t>
      </w:r>
    </w:p>
    <w:p w14:paraId="2B1BDEB4" w14:textId="77777777" w:rsidR="00A20ACB" w:rsidRPr="00A20ACB" w:rsidRDefault="00A20ACB" w:rsidP="00494B28">
      <w:pPr>
        <w:pStyle w:val="FirstParagraph"/>
        <w:spacing w:line="276" w:lineRule="auto"/>
        <w:jc w:val="both"/>
        <w:rPr>
          <w:rFonts w:ascii="Times New Roman" w:hAnsi="Times New Roman" w:cs="Times New Roman"/>
        </w:rPr>
      </w:pPr>
      <w:r w:rsidRPr="00A20ACB">
        <w:rPr>
          <w:rFonts w:ascii="Times New Roman" w:hAnsi="Times New Roman" w:cs="Times New Roman"/>
        </w:rPr>
        <w:t>To strengthen Pakistan’s cyber resilience, we recommend:</w:t>
      </w:r>
    </w:p>
    <w:p w14:paraId="673B5B2E" w14:textId="35A800FD" w:rsidR="00A20ACB" w:rsidRPr="00A20ACB" w:rsidRDefault="00A20ACB" w:rsidP="00494B28">
      <w:pPr>
        <w:pStyle w:val="Compact"/>
        <w:numPr>
          <w:ilvl w:val="0"/>
          <w:numId w:val="5"/>
        </w:numPr>
        <w:spacing w:line="276" w:lineRule="auto"/>
        <w:jc w:val="both"/>
        <w:rPr>
          <w:rFonts w:ascii="Times New Roman" w:hAnsi="Times New Roman" w:cs="Times New Roman"/>
        </w:rPr>
      </w:pPr>
      <w:r w:rsidRPr="00A20ACB">
        <w:rPr>
          <w:rFonts w:ascii="Times New Roman" w:hAnsi="Times New Roman" w:cs="Times New Roman"/>
          <w:b/>
          <w:bCs/>
        </w:rPr>
        <w:t>Enact and Empower the Cyber Authority (Legal/Policy):</w:t>
      </w:r>
      <w:r w:rsidRPr="00A20ACB">
        <w:rPr>
          <w:rFonts w:ascii="Times New Roman" w:hAnsi="Times New Roman" w:cs="Times New Roman"/>
        </w:rPr>
        <w:t xml:space="preserve"> Finalize the National Cyber Security Act (2026) swiftly and operationalize the Cybersecurity Authority with a clear mandate. Grant, it powers for breach reporting, critical infrastructure protection, and coordination with provinces. Update PECA or related laws to cover emerging crimes </w:t>
      </w:r>
      <w:r w:rsidR="004C332C">
        <w:rPr>
          <w:rFonts w:ascii="Times New Roman" w:hAnsi="Times New Roman" w:cs="Times New Roman"/>
        </w:rPr>
        <w:t>like</w:t>
      </w:r>
      <w:r w:rsidRPr="00A20ACB">
        <w:rPr>
          <w:rFonts w:ascii="Times New Roman" w:hAnsi="Times New Roman" w:cs="Times New Roman"/>
        </w:rPr>
        <w:t xml:space="preserve"> SIM-swap fraud, AI-driven deepfakes. Ratify the Budapest Convention or UN cybercrime treaty to enable international evidence sharing.</w:t>
      </w:r>
    </w:p>
    <w:p w14:paraId="6B25F1F6" w14:textId="2856E170" w:rsidR="00A20ACB" w:rsidRPr="00A20ACB" w:rsidRDefault="00A20ACB" w:rsidP="00494B28">
      <w:pPr>
        <w:pStyle w:val="Compact"/>
        <w:numPr>
          <w:ilvl w:val="0"/>
          <w:numId w:val="5"/>
        </w:numPr>
        <w:spacing w:line="276" w:lineRule="auto"/>
        <w:jc w:val="both"/>
        <w:rPr>
          <w:rFonts w:ascii="Times New Roman" w:hAnsi="Times New Roman" w:cs="Times New Roman"/>
        </w:rPr>
      </w:pPr>
      <w:r w:rsidRPr="00A20ACB">
        <w:rPr>
          <w:rFonts w:ascii="Times New Roman" w:hAnsi="Times New Roman" w:cs="Times New Roman"/>
          <w:b/>
          <w:bCs/>
        </w:rPr>
        <w:t>Enhance Technical Defenses (Capacity &amp; Coordination):</w:t>
      </w:r>
      <w:r w:rsidRPr="00A20ACB">
        <w:rPr>
          <w:rFonts w:ascii="Times New Roman" w:hAnsi="Times New Roman" w:cs="Times New Roman"/>
        </w:rPr>
        <w:t xml:space="preserve"> Invest in cybersecurity technology </w:t>
      </w:r>
      <w:r w:rsidR="004C332C">
        <w:rPr>
          <w:rFonts w:ascii="Times New Roman" w:hAnsi="Times New Roman" w:cs="Times New Roman"/>
        </w:rPr>
        <w:t xml:space="preserve">including </w:t>
      </w:r>
      <w:r w:rsidRPr="00A20ACB">
        <w:rPr>
          <w:rFonts w:ascii="Times New Roman" w:hAnsi="Times New Roman" w:cs="Times New Roman"/>
        </w:rPr>
        <w:t>SIEM platforms, endpoint protection, AI-driven detection. Accelerate modernization of SCADA/ICS in power and utilities. Strengthen the NCERT/CERT-IN infrastructure</w:t>
      </w:r>
      <w:r w:rsidR="004C332C">
        <w:rPr>
          <w:rFonts w:ascii="Times New Roman" w:hAnsi="Times New Roman" w:cs="Times New Roman"/>
        </w:rPr>
        <w:t>,</w:t>
      </w:r>
      <w:r w:rsidRPr="00A20ACB">
        <w:rPr>
          <w:rFonts w:ascii="Times New Roman" w:hAnsi="Times New Roman" w:cs="Times New Roman"/>
        </w:rPr>
        <w:t xml:space="preserve"> ensure well-resourced Security Operations Centers (SOCs) for energy, banking and telecom. Institute mandatory incident reporting and drill exercises </w:t>
      </w:r>
      <w:r w:rsidR="004C332C">
        <w:rPr>
          <w:rFonts w:ascii="Times New Roman" w:hAnsi="Times New Roman" w:cs="Times New Roman"/>
        </w:rPr>
        <w:t>like</w:t>
      </w:r>
      <w:r w:rsidRPr="00A20ACB">
        <w:rPr>
          <w:rFonts w:ascii="Times New Roman" w:hAnsi="Times New Roman" w:cs="Times New Roman"/>
        </w:rPr>
        <w:t xml:space="preserve"> cyber wargames across government and key industries. Encourage adoption of zero-trust and multi-factor authentication nationwide.</w:t>
      </w:r>
    </w:p>
    <w:p w14:paraId="29C06D0B" w14:textId="7319EC86" w:rsidR="00A20ACB" w:rsidRPr="00A20ACB" w:rsidRDefault="00A20ACB" w:rsidP="00494B28">
      <w:pPr>
        <w:pStyle w:val="Compact"/>
        <w:numPr>
          <w:ilvl w:val="0"/>
          <w:numId w:val="5"/>
        </w:numPr>
        <w:spacing w:line="276" w:lineRule="auto"/>
        <w:jc w:val="both"/>
        <w:rPr>
          <w:rFonts w:ascii="Times New Roman" w:hAnsi="Times New Roman" w:cs="Times New Roman"/>
        </w:rPr>
      </w:pPr>
      <w:r w:rsidRPr="00A20ACB">
        <w:rPr>
          <w:rFonts w:ascii="Times New Roman" w:hAnsi="Times New Roman" w:cs="Times New Roman"/>
          <w:b/>
          <w:bCs/>
        </w:rPr>
        <w:t>Build Workforce and Research:</w:t>
      </w:r>
      <w:r w:rsidRPr="00A20ACB">
        <w:rPr>
          <w:rFonts w:ascii="Times New Roman" w:hAnsi="Times New Roman" w:cs="Times New Roman"/>
        </w:rPr>
        <w:t xml:space="preserve"> Expand cybersecurity education</w:t>
      </w:r>
      <w:r w:rsidR="004C332C">
        <w:rPr>
          <w:rFonts w:ascii="Times New Roman" w:hAnsi="Times New Roman" w:cs="Times New Roman"/>
        </w:rPr>
        <w:t xml:space="preserve"> and</w:t>
      </w:r>
      <w:r w:rsidRPr="00A20ACB">
        <w:rPr>
          <w:rFonts w:ascii="Times New Roman" w:hAnsi="Times New Roman" w:cs="Times New Roman"/>
        </w:rPr>
        <w:t xml:space="preserve"> fund university programs) and vocational training. Offer scholarships for cyber degrees and incentivize private sector internships. Support research institutes to study social engineering and regional cybercrime patterns on human vulnerabilities and transnational networks. Create a national CERT-academia consortium to develop homegrown tools </w:t>
      </w:r>
      <w:r w:rsidR="004C332C">
        <w:rPr>
          <w:rFonts w:ascii="Times New Roman" w:hAnsi="Times New Roman" w:cs="Times New Roman"/>
        </w:rPr>
        <w:t xml:space="preserve">like </w:t>
      </w:r>
      <w:r w:rsidRPr="00A20ACB">
        <w:rPr>
          <w:rFonts w:ascii="Times New Roman" w:hAnsi="Times New Roman" w:cs="Times New Roman"/>
        </w:rPr>
        <w:t>malware analysis, threat intelligence suited to Pakistan’s context.</w:t>
      </w:r>
    </w:p>
    <w:p w14:paraId="56241071" w14:textId="0B3CA62F" w:rsidR="00A20ACB" w:rsidRPr="00A20ACB" w:rsidRDefault="00A20ACB" w:rsidP="00494B28">
      <w:pPr>
        <w:pStyle w:val="Compact"/>
        <w:numPr>
          <w:ilvl w:val="0"/>
          <w:numId w:val="5"/>
        </w:numPr>
        <w:spacing w:line="276" w:lineRule="auto"/>
        <w:jc w:val="both"/>
        <w:rPr>
          <w:rFonts w:ascii="Times New Roman" w:hAnsi="Times New Roman" w:cs="Times New Roman"/>
        </w:rPr>
      </w:pPr>
      <w:r w:rsidRPr="00A20ACB">
        <w:rPr>
          <w:rFonts w:ascii="Times New Roman" w:hAnsi="Times New Roman" w:cs="Times New Roman"/>
          <w:b/>
          <w:bCs/>
        </w:rPr>
        <w:t>Public-Private Partnerships (Governance):</w:t>
      </w:r>
      <w:r w:rsidRPr="00A20ACB">
        <w:rPr>
          <w:rFonts w:ascii="Times New Roman" w:hAnsi="Times New Roman" w:cs="Times New Roman"/>
        </w:rPr>
        <w:t xml:space="preserve"> Formalize cooperation between government, industry and academia. For example, expand the existing CERT Council to include banks and tech firms as members or observers. Launch a national bug bounty program for government websites. Encourage telecom operators to share threat data leveraging Pakistan’s 1LINK and Telecom Infra Companies. Collaborate with energy and finance sectors on joint cyber drills. Leverage industry expertise to upskill civil servants like Singapore’s SSA in Smart Nation.</w:t>
      </w:r>
    </w:p>
    <w:p w14:paraId="4097A9E6" w14:textId="093ABF72" w:rsidR="00A20ACB" w:rsidRPr="00A20ACB" w:rsidRDefault="00A20ACB" w:rsidP="00494B28">
      <w:pPr>
        <w:pStyle w:val="Compact"/>
        <w:numPr>
          <w:ilvl w:val="0"/>
          <w:numId w:val="5"/>
        </w:numPr>
        <w:spacing w:line="276" w:lineRule="auto"/>
        <w:jc w:val="both"/>
        <w:rPr>
          <w:rFonts w:ascii="Times New Roman" w:hAnsi="Times New Roman" w:cs="Times New Roman"/>
        </w:rPr>
      </w:pPr>
      <w:r w:rsidRPr="00A20ACB">
        <w:rPr>
          <w:rFonts w:ascii="Times New Roman" w:hAnsi="Times New Roman" w:cs="Times New Roman"/>
          <w:b/>
          <w:bCs/>
        </w:rPr>
        <w:t>Regional and Diplomatic Engagement:</w:t>
      </w:r>
      <w:r w:rsidRPr="00A20ACB">
        <w:rPr>
          <w:rFonts w:ascii="Times New Roman" w:hAnsi="Times New Roman" w:cs="Times New Roman"/>
        </w:rPr>
        <w:t xml:space="preserve"> Deepen collaboration with Asian partners. Join regional cyber exercises </w:t>
      </w:r>
      <w:r w:rsidR="004C332C">
        <w:rPr>
          <w:rFonts w:ascii="Times New Roman" w:hAnsi="Times New Roman" w:cs="Times New Roman"/>
        </w:rPr>
        <w:t>like</w:t>
      </w:r>
      <w:r w:rsidRPr="00A20ACB">
        <w:rPr>
          <w:rFonts w:ascii="Times New Roman" w:hAnsi="Times New Roman" w:cs="Times New Roman"/>
        </w:rPr>
        <w:t xml:space="preserve"> those run by ASEAN, ASEAN+3. Seek bilateral </w:t>
      </w:r>
      <w:proofErr w:type="spellStart"/>
      <w:r w:rsidRPr="00A20ACB">
        <w:rPr>
          <w:rFonts w:ascii="Times New Roman" w:hAnsi="Times New Roman" w:cs="Times New Roman"/>
        </w:rPr>
        <w:t>MoUs</w:t>
      </w:r>
      <w:proofErr w:type="spellEnd"/>
      <w:r w:rsidRPr="00A20ACB">
        <w:rPr>
          <w:rFonts w:ascii="Times New Roman" w:hAnsi="Times New Roman" w:cs="Times New Roman"/>
        </w:rPr>
        <w:t xml:space="preserve"> with neighboring CERTs </w:t>
      </w:r>
      <w:r w:rsidR="004C332C">
        <w:rPr>
          <w:rFonts w:ascii="Times New Roman" w:hAnsi="Times New Roman" w:cs="Times New Roman"/>
        </w:rPr>
        <w:t xml:space="preserve">including </w:t>
      </w:r>
      <w:r w:rsidRPr="00A20ACB">
        <w:rPr>
          <w:rFonts w:ascii="Times New Roman" w:hAnsi="Times New Roman" w:cs="Times New Roman"/>
        </w:rPr>
        <w:t xml:space="preserve">China, Iran, Central Asia for real-time CSIRT-to-CSIRT </w:t>
      </w:r>
      <w:r w:rsidRPr="00A20ACB">
        <w:rPr>
          <w:rFonts w:ascii="Times New Roman" w:hAnsi="Times New Roman" w:cs="Times New Roman"/>
        </w:rPr>
        <w:lastRenderedPageBreak/>
        <w:t>communication. Actively participate in forums like APCERT, Asia-Pacific CERT Council, and South Asian CERT Exchange. Contribute to international cyber norms dialogues</w:t>
      </w:r>
      <w:r w:rsidR="004C332C">
        <w:rPr>
          <w:rFonts w:ascii="Times New Roman" w:hAnsi="Times New Roman" w:cs="Times New Roman"/>
        </w:rPr>
        <w:t>,</w:t>
      </w:r>
      <w:r w:rsidRPr="00A20ACB">
        <w:rPr>
          <w:rFonts w:ascii="Times New Roman" w:hAnsi="Times New Roman" w:cs="Times New Roman"/>
        </w:rPr>
        <w:t xml:space="preserve"> UN Ad Hoc Committee to both influence and learn from global standards.</w:t>
      </w:r>
    </w:p>
    <w:p w14:paraId="155DB725" w14:textId="7D98B089" w:rsidR="00A20ACB" w:rsidRPr="00A20ACB" w:rsidRDefault="00A20ACB" w:rsidP="00494B28">
      <w:pPr>
        <w:pStyle w:val="Compact"/>
        <w:numPr>
          <w:ilvl w:val="0"/>
          <w:numId w:val="5"/>
        </w:numPr>
        <w:spacing w:line="276" w:lineRule="auto"/>
        <w:jc w:val="both"/>
        <w:rPr>
          <w:rFonts w:ascii="Times New Roman" w:hAnsi="Times New Roman" w:cs="Times New Roman"/>
        </w:rPr>
      </w:pPr>
      <w:r w:rsidRPr="00A20ACB">
        <w:rPr>
          <w:rFonts w:ascii="Times New Roman" w:hAnsi="Times New Roman" w:cs="Times New Roman"/>
          <w:b/>
          <w:bCs/>
        </w:rPr>
        <w:t>Strengthen Public Awareness and Legal Enforcement:</w:t>
      </w:r>
      <w:r w:rsidRPr="00A20ACB">
        <w:rPr>
          <w:rFonts w:ascii="Times New Roman" w:hAnsi="Times New Roman" w:cs="Times New Roman"/>
        </w:rPr>
        <w:t xml:space="preserve"> Launch nationwide cyber hygiene campaigns </w:t>
      </w:r>
      <w:r w:rsidR="004C332C">
        <w:rPr>
          <w:rFonts w:ascii="Times New Roman" w:hAnsi="Times New Roman" w:cs="Times New Roman"/>
        </w:rPr>
        <w:t xml:space="preserve">like </w:t>
      </w:r>
      <w:r w:rsidRPr="00A20ACB">
        <w:rPr>
          <w:rFonts w:ascii="Times New Roman" w:hAnsi="Times New Roman" w:cs="Times New Roman"/>
        </w:rPr>
        <w:t>school curricula, media PSAs focusing on phishing and social engineering risks. Empower law enforcement with specialized cybercrime units and forensic labs expanding what FIA and NADRA already do. Develop clear SOPs for digital evidence collection in police forces. Engage civil society to audit new cyber laws to balance security and privacy. By raising general awareness, the human attack surface can be reduced, complementing technical defenses.</w:t>
      </w:r>
    </w:p>
    <w:p w14:paraId="4747D112" w14:textId="77777777" w:rsidR="00A20ACB" w:rsidRPr="00A20ACB" w:rsidRDefault="00A20ACB" w:rsidP="00494B28">
      <w:pPr>
        <w:pStyle w:val="Heading2"/>
        <w:spacing w:line="276" w:lineRule="auto"/>
        <w:jc w:val="both"/>
        <w:rPr>
          <w:rFonts w:ascii="Times New Roman" w:hAnsi="Times New Roman" w:cs="Times New Roman"/>
        </w:rPr>
      </w:pPr>
      <w:bookmarkStart w:id="12" w:name="conclusion"/>
      <w:bookmarkEnd w:id="11"/>
      <w:r w:rsidRPr="00A20ACB">
        <w:rPr>
          <w:rFonts w:ascii="Times New Roman" w:hAnsi="Times New Roman" w:cs="Times New Roman"/>
        </w:rPr>
        <w:t>Conclusion</w:t>
      </w:r>
    </w:p>
    <w:p w14:paraId="43D7F6E1" w14:textId="4DC1CC00" w:rsidR="000D791E" w:rsidRDefault="00A20ACB" w:rsidP="00494B28">
      <w:pPr>
        <w:pStyle w:val="FirstParagraph"/>
        <w:spacing w:line="276" w:lineRule="auto"/>
        <w:jc w:val="both"/>
        <w:rPr>
          <w:rFonts w:ascii="Times New Roman" w:hAnsi="Times New Roman" w:cs="Times New Roman"/>
        </w:rPr>
      </w:pPr>
      <w:r w:rsidRPr="00034987">
        <w:rPr>
          <w:rFonts w:ascii="Times New Roman" w:hAnsi="Times New Roman" w:cs="Times New Roman"/>
        </w:rPr>
        <w:t xml:space="preserve">Asia-Pacific’s evolving cyber threat environment underscores that cyber conflicts are as much human and geopolitical as they are technical. As highlighted throughout this analysis, attackers exploit routine behaviors, weak institutions and cross-border loopholes. Strengthening Pakistan’s cybersecurity will therefore require integrating technical tools with an understanding of human vulnerabilities and transnational crime networks </w:t>
      </w:r>
      <w:r w:rsidR="00034987" w:rsidRPr="00034987">
        <w:rPr>
          <w:rFonts w:ascii="Times New Roman" w:hAnsi="Times New Roman" w:cs="Times New Roman"/>
        </w:rPr>
        <w:t>-</w:t>
      </w:r>
      <w:r w:rsidRPr="00034987">
        <w:rPr>
          <w:rFonts w:ascii="Times New Roman" w:hAnsi="Times New Roman" w:cs="Times New Roman"/>
        </w:rPr>
        <w:t xml:space="preserve"> themes central to my own research. By aligning national policies with Asia-Pacific best practices and focusing on people-centric resilience, Pakistan can better safeguard its digital future.</w:t>
      </w:r>
      <w:bookmarkEnd w:id="1"/>
      <w:bookmarkEnd w:id="2"/>
      <w:bookmarkEnd w:id="3"/>
      <w:bookmarkEnd w:id="12"/>
    </w:p>
    <w:p w14:paraId="4DF113B3" w14:textId="77777777" w:rsidR="00494B28" w:rsidRDefault="00494B28" w:rsidP="00494B28">
      <w:pPr>
        <w:pStyle w:val="EndnoteText"/>
        <w:jc w:val="both"/>
        <w:rPr>
          <w:rFonts w:ascii="Times New Roman" w:hAnsi="Times New Roman" w:cs="Times New Roman"/>
          <w:sz w:val="24"/>
          <w:szCs w:val="24"/>
          <w:lang w:val="en-US"/>
        </w:rPr>
      </w:pPr>
      <w:r>
        <w:rPr>
          <w:rFonts w:ascii="Times New Roman" w:hAnsi="Times New Roman" w:cs="Times New Roman"/>
          <w:sz w:val="24"/>
          <w:szCs w:val="24"/>
          <w:lang w:val="en-US"/>
        </w:rPr>
        <w:br/>
      </w:r>
      <w:r w:rsidRPr="00494B28">
        <w:rPr>
          <w:rFonts w:ascii="Times New Roman" w:hAnsi="Times New Roman" w:cs="Times New Roman"/>
          <w:b/>
          <w:bCs/>
          <w:sz w:val="24"/>
          <w:szCs w:val="24"/>
          <w:lang w:val="en-US"/>
        </w:rPr>
        <w:t>About Author:</w:t>
      </w:r>
      <w:r w:rsidRPr="00494B28">
        <w:rPr>
          <w:rFonts w:ascii="Times New Roman" w:hAnsi="Times New Roman" w:cs="Times New Roman"/>
          <w:sz w:val="24"/>
          <w:szCs w:val="24"/>
          <w:lang w:val="en-US"/>
        </w:rPr>
        <w:t xml:space="preserve"> </w:t>
      </w:r>
    </w:p>
    <w:p w14:paraId="61E2C97C" w14:textId="4AE4FE00" w:rsidR="00494B28" w:rsidRPr="00494B28" w:rsidRDefault="00494B28" w:rsidP="00494B28">
      <w:pPr>
        <w:pStyle w:val="EndnoteText"/>
        <w:ind w:firstLine="720"/>
        <w:jc w:val="both"/>
        <w:rPr>
          <w:rFonts w:ascii="Times New Roman" w:hAnsi="Times New Roman" w:cs="Times New Roman"/>
          <w:sz w:val="24"/>
          <w:szCs w:val="24"/>
          <w:lang w:val="en-US"/>
        </w:rPr>
      </w:pPr>
      <w:r w:rsidRPr="00494B28">
        <w:rPr>
          <w:rFonts w:ascii="Times New Roman" w:hAnsi="Times New Roman" w:cs="Times New Roman"/>
          <w:sz w:val="24"/>
          <w:szCs w:val="24"/>
        </w:rPr>
        <w:t>Waleed Ahmad, an M.Phil. scholar in International Relations specializing in Emerging Technologies, AI, and Cyber Security. With a bachelor’s degree in Peace and Conflict Studies, he delves into the intersection of Cyber security and its impact on reshaping the dimensions of Peace and Conflict. Waleed's passion for understanding the evolving landscape of global security is reflected in his research, which explores the intricate dynamics between technological advancements and international relations.</w:t>
      </w:r>
    </w:p>
    <w:p w14:paraId="359AFCBA" w14:textId="3C59F397" w:rsidR="00494B28" w:rsidRPr="00494B28" w:rsidRDefault="00494B28" w:rsidP="00494B28">
      <w:pPr>
        <w:pStyle w:val="BodyText"/>
      </w:pPr>
    </w:p>
    <w:sectPr w:rsidR="00494B28" w:rsidRPr="00494B2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E39ED" w14:textId="77777777" w:rsidR="00C641B8" w:rsidRDefault="00C641B8" w:rsidP="004C332C">
      <w:pPr>
        <w:spacing w:after="0"/>
      </w:pPr>
      <w:r>
        <w:separator/>
      </w:r>
    </w:p>
  </w:endnote>
  <w:endnote w:type="continuationSeparator" w:id="0">
    <w:p w14:paraId="2D4DF585" w14:textId="77777777" w:rsidR="00C641B8" w:rsidRDefault="00C641B8" w:rsidP="004C33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C8FB" w14:textId="77777777" w:rsidR="00C641B8" w:rsidRDefault="00C641B8" w:rsidP="004C332C">
      <w:pPr>
        <w:spacing w:after="0"/>
      </w:pPr>
      <w:r>
        <w:separator/>
      </w:r>
    </w:p>
  </w:footnote>
  <w:footnote w:type="continuationSeparator" w:id="0">
    <w:p w14:paraId="57AB55F4" w14:textId="77777777" w:rsidR="00C641B8" w:rsidRDefault="00C641B8" w:rsidP="004C332C">
      <w:pPr>
        <w:spacing w:after="0"/>
      </w:pPr>
      <w:r>
        <w:continuationSeparator/>
      </w:r>
    </w:p>
  </w:footnote>
  <w:footnote w:id="1">
    <w:p w14:paraId="24FB64BE" w14:textId="28DFB5D9" w:rsidR="00034987" w:rsidRPr="009D6DF2" w:rsidRDefault="00034987" w:rsidP="009D6DF2">
      <w:pPr>
        <w:pStyle w:val="FootnoteText"/>
        <w:keepNext/>
        <w:contextualSpacing/>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PhilHealth hack potentially exposes 42 million people | Insurance Business, </w:t>
      </w:r>
      <w:hyperlink r:id="rId1" w:history="1">
        <w:r w:rsidRPr="009D6DF2">
          <w:rPr>
            <w:rStyle w:val="Hyperlink"/>
            <w:rFonts w:ascii="Times New Roman" w:hAnsi="Times New Roman" w:cs="Times New Roman"/>
            <w:sz w:val="20"/>
            <w:szCs w:val="20"/>
            <w:vertAlign w:val="superscript"/>
          </w:rPr>
          <w:t>https://www.insurancebusinessmag.com/asia/news/cyber/philhealth-hack-potentially-exposes-42-million-people-496453.aspx</w:t>
        </w:r>
      </w:hyperlink>
    </w:p>
  </w:footnote>
  <w:footnote w:id="2">
    <w:p w14:paraId="738706CF" w14:textId="44F7A034" w:rsidR="00034987" w:rsidRPr="009D6DF2" w:rsidRDefault="00034987" w:rsidP="009D6DF2">
      <w:pPr>
        <w:pStyle w:val="BodyText"/>
        <w:keepNext/>
        <w:contextualSpacing/>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Cyber Espionage and Ransomware: East Asia's 2025 State-backed Attacks – </w:t>
      </w:r>
      <w:proofErr w:type="spellStart"/>
      <w:r w:rsidRPr="009D6DF2">
        <w:rPr>
          <w:rFonts w:ascii="Times New Roman" w:hAnsi="Times New Roman" w:cs="Times New Roman"/>
          <w:sz w:val="20"/>
          <w:szCs w:val="20"/>
          <w:vertAlign w:val="superscript"/>
        </w:rPr>
        <w:t>CyberProof</w:t>
      </w:r>
      <w:proofErr w:type="spellEnd"/>
      <w:r w:rsidRPr="009D6DF2">
        <w:rPr>
          <w:rFonts w:ascii="Times New Roman" w:hAnsi="Times New Roman" w:cs="Times New Roman"/>
          <w:sz w:val="20"/>
          <w:szCs w:val="20"/>
          <w:vertAlign w:val="superscript"/>
        </w:rPr>
        <w:t xml:space="preserve">, </w:t>
      </w:r>
      <w:hyperlink r:id="rId2" w:history="1">
        <w:r w:rsidRPr="009D6DF2">
          <w:rPr>
            <w:rStyle w:val="Hyperlink"/>
            <w:rFonts w:ascii="Times New Roman" w:hAnsi="Times New Roman" w:cs="Times New Roman"/>
            <w:sz w:val="20"/>
            <w:szCs w:val="20"/>
            <w:vertAlign w:val="superscript"/>
          </w:rPr>
          <w:t>https://www.cyberproof.com/blog/cyber-espionage-and-ransomware-east-asias-2025-state-backed-attacks/</w:t>
        </w:r>
      </w:hyperlink>
    </w:p>
  </w:footnote>
  <w:footnote w:id="3">
    <w:p w14:paraId="058E07A1" w14:textId="07DBC5A1" w:rsidR="00034987" w:rsidRPr="009D6DF2" w:rsidRDefault="00034987" w:rsidP="009D6DF2">
      <w:pPr>
        <w:pStyle w:val="FirstParagraph"/>
        <w:keepNext/>
        <w:contextualSpacing/>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The Top Four Cybersecurity Fronts Shaping Asia Pacific in 2025 - Access Partnership, </w:t>
      </w:r>
      <w:hyperlink r:id="rId3" w:history="1">
        <w:r w:rsidRPr="009D6DF2">
          <w:rPr>
            <w:rStyle w:val="Hyperlink"/>
            <w:rFonts w:ascii="Times New Roman" w:hAnsi="Times New Roman" w:cs="Times New Roman"/>
            <w:sz w:val="20"/>
            <w:szCs w:val="20"/>
            <w:vertAlign w:val="superscript"/>
          </w:rPr>
          <w:t>https://accesspartnership.com/opinion/the-top-four-cybersecurity-fronts-shaping-asia-pacific-in-2025/</w:t>
        </w:r>
      </w:hyperlink>
    </w:p>
  </w:footnote>
  <w:footnote w:id="4">
    <w:p w14:paraId="48F6E71D" w14:textId="22446B5E" w:rsidR="00034987" w:rsidRPr="009D6DF2" w:rsidRDefault="00034987" w:rsidP="009D6DF2">
      <w:pPr>
        <w:pStyle w:val="BodyText"/>
        <w:keepNext/>
        <w:contextualSpacing/>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Pakistan moves to establish first National Cybersecurity Authority to strengthen digital defense - SAMENA Daily News, </w:t>
      </w:r>
      <w:hyperlink r:id="rId4" w:history="1">
        <w:r w:rsidRPr="009D6DF2">
          <w:rPr>
            <w:rStyle w:val="Hyperlink"/>
            <w:rFonts w:ascii="Times New Roman" w:hAnsi="Times New Roman" w:cs="Times New Roman"/>
            <w:sz w:val="20"/>
            <w:szCs w:val="20"/>
            <w:vertAlign w:val="superscript"/>
          </w:rPr>
          <w:t>https://www.samenacouncil.org/samena_daily_news?news=108446</w:t>
        </w:r>
      </w:hyperlink>
    </w:p>
  </w:footnote>
  <w:footnote w:id="5">
    <w:p w14:paraId="34BE8EC7" w14:textId="650099BE" w:rsidR="00034987" w:rsidRPr="009D6DF2" w:rsidRDefault="00034987" w:rsidP="009D6DF2">
      <w:pPr>
        <w:pStyle w:val="BodyText"/>
        <w:keepNext/>
        <w:contextualSpacing/>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ASEAN adopts 10-year action plan to combat transnational crime | Vietnam+ (</w:t>
      </w:r>
      <w:proofErr w:type="spellStart"/>
      <w:r w:rsidRPr="009D6DF2">
        <w:rPr>
          <w:rFonts w:ascii="Times New Roman" w:hAnsi="Times New Roman" w:cs="Times New Roman"/>
          <w:sz w:val="20"/>
          <w:szCs w:val="20"/>
          <w:vertAlign w:val="superscript"/>
        </w:rPr>
        <w:t>VietnamPlus</w:t>
      </w:r>
      <w:proofErr w:type="spellEnd"/>
      <w:r w:rsidRPr="009D6DF2">
        <w:rPr>
          <w:rFonts w:ascii="Times New Roman" w:hAnsi="Times New Roman" w:cs="Times New Roman"/>
          <w:sz w:val="20"/>
          <w:szCs w:val="20"/>
          <w:vertAlign w:val="superscript"/>
        </w:rPr>
        <w:t xml:space="preserve">), </w:t>
      </w:r>
      <w:hyperlink r:id="rId5" w:history="1">
        <w:r w:rsidRPr="009D6DF2">
          <w:rPr>
            <w:rStyle w:val="Hyperlink"/>
            <w:rFonts w:ascii="Times New Roman" w:hAnsi="Times New Roman" w:cs="Times New Roman"/>
            <w:sz w:val="20"/>
            <w:szCs w:val="20"/>
            <w:vertAlign w:val="superscript"/>
          </w:rPr>
          <w:t>https://en.vietnamplus.vn/asean-adopts-10-year-action-plan-to-combat-transnational-crime-post326324.vnp</w:t>
        </w:r>
      </w:hyperlink>
    </w:p>
  </w:footnote>
  <w:footnote w:id="6">
    <w:p w14:paraId="0BC0B236" w14:textId="344BAB1A"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Mimecast study: APAC reports higher frequency of insider-driven cyber incidents than US and Europe - Asia Pacific Security Magazine, </w:t>
      </w:r>
      <w:hyperlink r:id="rId6" w:history="1">
        <w:r w:rsidRPr="009D6DF2">
          <w:rPr>
            <w:rStyle w:val="Hyperlink"/>
            <w:rFonts w:ascii="Times New Roman" w:hAnsi="Times New Roman" w:cs="Times New Roman"/>
            <w:sz w:val="20"/>
            <w:szCs w:val="20"/>
            <w:vertAlign w:val="superscript"/>
          </w:rPr>
          <w:t>https://www.asiapacificsecuritymagazine.com/mimecast-study-apac-reports-higher-frequency-of-insider-driven-cyber-incidents-than-us-and-europe/</w:t>
        </w:r>
      </w:hyperlink>
    </w:p>
  </w:footnote>
  <w:footnote w:id="7">
    <w:p w14:paraId="1B028A34" w14:textId="15830E6C"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MENA &gt; The New Reality of Cyber - Physical Risks in Pakistan | Lockton, </w:t>
      </w:r>
      <w:hyperlink r:id="rId7" w:history="1">
        <w:r w:rsidRPr="009D6DF2">
          <w:rPr>
            <w:rStyle w:val="Hyperlink"/>
            <w:rFonts w:ascii="Times New Roman" w:hAnsi="Times New Roman" w:cs="Times New Roman"/>
            <w:sz w:val="20"/>
            <w:szCs w:val="20"/>
            <w:vertAlign w:val="superscript"/>
          </w:rPr>
          <w:t>https://global.lockton.com/mena/en/news-insights/the-new-reality-of-cyber-physical-risks-in-pakistan</w:t>
        </w:r>
      </w:hyperlink>
    </w:p>
  </w:footnote>
  <w:footnote w:id="8">
    <w:p w14:paraId="2B4C06DD" w14:textId="22750100"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cabinet.gov.pk, </w:t>
      </w:r>
      <w:hyperlink r:id="rId8" w:history="1">
        <w:r w:rsidRPr="009D6DF2">
          <w:rPr>
            <w:rStyle w:val="Hyperlink"/>
            <w:rFonts w:ascii="Times New Roman" w:hAnsi="Times New Roman" w:cs="Times New Roman"/>
            <w:sz w:val="20"/>
            <w:szCs w:val="20"/>
            <w:vertAlign w:val="superscript"/>
          </w:rPr>
          <w:t>https://cabinet.gov.pk/SiteImage/Misc/files/NTISB%20Advisories/2024/3.pdf</w:t>
        </w:r>
      </w:hyperlink>
    </w:p>
  </w:footnote>
  <w:footnote w:id="9">
    <w:p w14:paraId="47F514F7" w14:textId="0BEF028B"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PTA Issues Cyber Security Strategy 2023-2028 for Pakistan's Telecom Sector: A Five Year Plan Towards Digital Resilience, </w:t>
      </w:r>
      <w:hyperlink r:id="rId9" w:history="1">
        <w:r w:rsidRPr="009D6DF2">
          <w:rPr>
            <w:rStyle w:val="Hyperlink"/>
            <w:rFonts w:ascii="Times New Roman" w:hAnsi="Times New Roman" w:cs="Times New Roman"/>
            <w:sz w:val="20"/>
            <w:szCs w:val="20"/>
            <w:vertAlign w:val="superscript"/>
          </w:rPr>
          <w:t>https://www.pta.gov.pk/category/pta-issues-cyber-security-strategy-2023-2028-for-pakistans-telecom-sector-a-five-year-plan-towards-digital-resilience-980103515-2024-07-04</w:t>
        </w:r>
      </w:hyperlink>
    </w:p>
  </w:footnote>
  <w:footnote w:id="10">
    <w:p w14:paraId="664A1D82" w14:textId="24EF2940" w:rsidR="00034987" w:rsidRPr="009D6DF2" w:rsidRDefault="00034987" w:rsidP="009D6DF2">
      <w:pPr>
        <w:pStyle w:val="FirstParagraph"/>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The Top Four Cybersecurity Fronts Shaping Asia Pacific in 2025 - Access Partnership, </w:t>
      </w:r>
      <w:hyperlink r:id="rId10" w:history="1">
        <w:r w:rsidRPr="009D6DF2">
          <w:rPr>
            <w:rStyle w:val="Hyperlink"/>
            <w:rFonts w:ascii="Times New Roman" w:hAnsi="Times New Roman" w:cs="Times New Roman"/>
            <w:sz w:val="20"/>
            <w:szCs w:val="20"/>
            <w:vertAlign w:val="superscript"/>
          </w:rPr>
          <w:t>https://accesspartnership.com/opinion/the-top-four-cybersecurity-fronts-shaping-asia-pacific-in-2025/</w:t>
        </w:r>
      </w:hyperlink>
    </w:p>
  </w:footnote>
  <w:footnote w:id="11">
    <w:p w14:paraId="26C48957" w14:textId="3534AE91"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PhilHealth hack potentially exposes 42 million people | Insurance Business, </w:t>
      </w:r>
      <w:hyperlink r:id="rId11" w:history="1">
        <w:r w:rsidRPr="009D6DF2">
          <w:rPr>
            <w:rStyle w:val="Hyperlink"/>
            <w:rFonts w:ascii="Times New Roman" w:hAnsi="Times New Roman" w:cs="Times New Roman"/>
            <w:sz w:val="20"/>
            <w:szCs w:val="20"/>
            <w:vertAlign w:val="superscript"/>
          </w:rPr>
          <w:t>https://www.insurancebusinessmag.com/asia/news/cyber/philhealth-hack-potentially-exposes-42-million-people-496453.aspx</w:t>
        </w:r>
      </w:hyperlink>
    </w:p>
  </w:footnote>
  <w:footnote w:id="12">
    <w:p w14:paraId="0E208B6E" w14:textId="424202CD"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PhilHealth hack potentially exposes 42 million people | Insurance Business, </w:t>
      </w:r>
      <w:hyperlink r:id="rId12" w:history="1">
        <w:r w:rsidRPr="009D6DF2">
          <w:rPr>
            <w:rStyle w:val="Hyperlink"/>
            <w:rFonts w:ascii="Times New Roman" w:hAnsi="Times New Roman" w:cs="Times New Roman"/>
            <w:sz w:val="20"/>
            <w:szCs w:val="20"/>
            <w:vertAlign w:val="superscript"/>
          </w:rPr>
          <w:t>https://www.insurancebusinessmag.com/asia/news/cyber/philhealth-hack-potentially-exposes-42-million-people-496453.aspx</w:t>
        </w:r>
      </w:hyperlink>
    </w:p>
  </w:footnote>
  <w:footnote w:id="13">
    <w:p w14:paraId="32121B91" w14:textId="65A7160E"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Cyber Espionage and Ransomware: East Asia's 2025 State-backed Attacks – </w:t>
      </w:r>
      <w:proofErr w:type="spellStart"/>
      <w:r w:rsidRPr="009D6DF2">
        <w:rPr>
          <w:rFonts w:ascii="Times New Roman" w:hAnsi="Times New Roman" w:cs="Times New Roman"/>
          <w:sz w:val="20"/>
          <w:szCs w:val="20"/>
          <w:vertAlign w:val="superscript"/>
        </w:rPr>
        <w:t>CyberProof</w:t>
      </w:r>
      <w:proofErr w:type="spellEnd"/>
      <w:r w:rsidRPr="009D6DF2">
        <w:rPr>
          <w:rFonts w:ascii="Times New Roman" w:hAnsi="Times New Roman" w:cs="Times New Roman"/>
          <w:sz w:val="20"/>
          <w:szCs w:val="20"/>
          <w:vertAlign w:val="superscript"/>
        </w:rPr>
        <w:t xml:space="preserve">, </w:t>
      </w:r>
      <w:hyperlink r:id="rId13" w:history="1">
        <w:r w:rsidRPr="009D6DF2">
          <w:rPr>
            <w:rStyle w:val="Hyperlink"/>
            <w:rFonts w:ascii="Times New Roman" w:hAnsi="Times New Roman" w:cs="Times New Roman"/>
            <w:sz w:val="20"/>
            <w:szCs w:val="20"/>
            <w:vertAlign w:val="superscript"/>
          </w:rPr>
          <w:t>https://www.cyberproof.com/blog/cyber-espionage-and-ransomware-east-asias-2025-state-backed-attacks/</w:t>
        </w:r>
      </w:hyperlink>
    </w:p>
  </w:footnote>
  <w:footnote w:id="14">
    <w:p w14:paraId="412781D2" w14:textId="7CD2DA9F" w:rsidR="00034987" w:rsidRPr="009D6DF2" w:rsidRDefault="00034987" w:rsidP="009D6DF2">
      <w:pPr>
        <w:pStyle w:val="BodyText"/>
        <w:keepNext/>
        <w:rPr>
          <w:rFonts w:ascii="Times New Roman" w:hAnsi="Times New Roman" w:cs="Times New Roman"/>
          <w:sz w:val="20"/>
          <w:szCs w:val="20"/>
          <w:vertAlign w:val="superscript"/>
          <w:lang w:val="de-CH"/>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lang w:val="de-CH"/>
        </w:rPr>
        <w:t xml:space="preserve"> </w:t>
      </w:r>
      <w:r w:rsidR="00C47AB3" w:rsidRPr="009D6DF2">
        <w:rPr>
          <w:rFonts w:ascii="Times New Roman" w:hAnsi="Times New Roman" w:cs="Times New Roman"/>
          <w:sz w:val="20"/>
          <w:szCs w:val="20"/>
          <w:vertAlign w:val="superscript"/>
          <w:lang w:val="de-CH"/>
        </w:rPr>
        <w:t xml:space="preserve">INTERPOL. </w:t>
      </w:r>
      <w:proofErr w:type="spellStart"/>
      <w:r w:rsidR="00C47AB3" w:rsidRPr="009D6DF2">
        <w:rPr>
          <w:rFonts w:ascii="Times New Roman" w:hAnsi="Times New Roman" w:cs="Times New Roman"/>
          <w:sz w:val="20"/>
          <w:szCs w:val="20"/>
          <w:vertAlign w:val="superscript"/>
          <w:lang w:val="de-CH"/>
        </w:rPr>
        <w:t>Cyber</w:t>
      </w:r>
      <w:proofErr w:type="spellEnd"/>
      <w:r w:rsidR="00C47AB3" w:rsidRPr="009D6DF2">
        <w:rPr>
          <w:rFonts w:ascii="Times New Roman" w:hAnsi="Times New Roman" w:cs="Times New Roman"/>
          <w:sz w:val="20"/>
          <w:szCs w:val="20"/>
          <w:vertAlign w:val="superscript"/>
          <w:lang w:val="de-CH"/>
        </w:rPr>
        <w:t xml:space="preserve"> </w:t>
      </w:r>
      <w:proofErr w:type="spellStart"/>
      <w:r w:rsidR="00C47AB3" w:rsidRPr="009D6DF2">
        <w:rPr>
          <w:rFonts w:ascii="Times New Roman" w:hAnsi="Times New Roman" w:cs="Times New Roman"/>
          <w:sz w:val="20"/>
          <w:szCs w:val="20"/>
          <w:vertAlign w:val="superscript"/>
          <w:lang w:val="de-CH"/>
        </w:rPr>
        <w:t>Threat</w:t>
      </w:r>
      <w:proofErr w:type="spellEnd"/>
      <w:r w:rsidR="00C47AB3" w:rsidRPr="009D6DF2">
        <w:rPr>
          <w:rFonts w:ascii="Times New Roman" w:hAnsi="Times New Roman" w:cs="Times New Roman"/>
          <w:sz w:val="20"/>
          <w:szCs w:val="20"/>
          <w:vertAlign w:val="superscript"/>
          <w:lang w:val="de-CH"/>
        </w:rPr>
        <w:t xml:space="preserve"> Assessment Report 2025-2026_. 2025. </w:t>
      </w:r>
      <w:r w:rsidR="00C47AB3" w:rsidRPr="009D6DF2">
        <w:rPr>
          <w:rFonts w:ascii="Times New Roman" w:hAnsi="Times New Roman" w:cs="Times New Roman"/>
          <w:sz w:val="20"/>
          <w:szCs w:val="20"/>
          <w:vertAlign w:val="superscript"/>
          <w:lang w:val="de-CH"/>
        </w:rPr>
        <w:fldChar w:fldCharType="begin"/>
      </w:r>
      <w:r w:rsidR="00C47AB3" w:rsidRPr="009D6DF2">
        <w:rPr>
          <w:rFonts w:ascii="Times New Roman" w:hAnsi="Times New Roman" w:cs="Times New Roman"/>
          <w:sz w:val="20"/>
          <w:szCs w:val="20"/>
          <w:vertAlign w:val="superscript"/>
          <w:lang w:val="de-CH"/>
        </w:rPr>
        <w:instrText>HYPERLINK "https://www.interpol.int/content/download/24327/file/CYBER_ASP%20Cyber%20Threat%20Assessment%20Report_2025_2026_v4.pdf"</w:instrText>
      </w:r>
      <w:r w:rsidR="00C47AB3" w:rsidRPr="009D6DF2">
        <w:rPr>
          <w:rFonts w:ascii="Times New Roman" w:hAnsi="Times New Roman" w:cs="Times New Roman"/>
          <w:sz w:val="20"/>
          <w:szCs w:val="20"/>
          <w:vertAlign w:val="superscript"/>
          <w:lang w:val="de-CH"/>
        </w:rPr>
      </w:r>
      <w:r w:rsidR="00C47AB3" w:rsidRPr="009D6DF2">
        <w:rPr>
          <w:rFonts w:ascii="Times New Roman" w:hAnsi="Times New Roman" w:cs="Times New Roman"/>
          <w:sz w:val="20"/>
          <w:szCs w:val="20"/>
          <w:vertAlign w:val="superscript"/>
          <w:lang w:val="de-CH"/>
        </w:rPr>
        <w:fldChar w:fldCharType="separate"/>
      </w:r>
      <w:r w:rsidR="00C47AB3" w:rsidRPr="009D6DF2">
        <w:rPr>
          <w:rStyle w:val="Hyperlink"/>
          <w:rFonts w:ascii="Times New Roman" w:hAnsi="Times New Roman" w:cs="Times New Roman"/>
          <w:sz w:val="20"/>
          <w:szCs w:val="20"/>
          <w:vertAlign w:val="superscript"/>
          <w:lang w:val="de-CH"/>
        </w:rPr>
        <w:t>https://www.interpol.int/content/download/24327/file/CYBER_ASP%20Cyber%20Threat%20Assessment%20Report_2025_2026_v4.pdf</w:t>
      </w:r>
      <w:ins w:id="6" w:author="NDU-S23-1887 Waleed Ahmad" w:date="2026-04-27T12:54:00Z" w16du:dateUtc="2026-04-27T07:54:00Z">
        <w:r w:rsidR="00C47AB3" w:rsidRPr="009D6DF2">
          <w:rPr>
            <w:rFonts w:ascii="Times New Roman" w:hAnsi="Times New Roman" w:cs="Times New Roman"/>
            <w:sz w:val="20"/>
            <w:szCs w:val="20"/>
            <w:vertAlign w:val="superscript"/>
            <w:lang w:val="de-CH"/>
          </w:rPr>
          <w:fldChar w:fldCharType="end"/>
        </w:r>
      </w:ins>
    </w:p>
  </w:footnote>
  <w:footnote w:id="15">
    <w:p w14:paraId="71DA6C73" w14:textId="77777777"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The PRC’s Evolving Cyber Laws and Implications for Southeast Asia’s Digital Economy and Integration | New Perspectives on Asia | CSIS</w:t>
      </w:r>
    </w:p>
    <w:p w14:paraId="466AC037" w14:textId="637F6C24" w:rsidR="00034987" w:rsidRPr="009D6DF2" w:rsidRDefault="00034987" w:rsidP="009D6DF2">
      <w:pPr>
        <w:pStyle w:val="FootnoteText"/>
        <w:keepNext/>
        <w:rPr>
          <w:rFonts w:ascii="Times New Roman" w:hAnsi="Times New Roman" w:cs="Times New Roman"/>
          <w:sz w:val="20"/>
          <w:szCs w:val="20"/>
          <w:vertAlign w:val="superscript"/>
          <w:lang w:val="en-US"/>
        </w:rPr>
      </w:pPr>
      <w:hyperlink r:id="rId14">
        <w:r w:rsidRPr="009D6DF2">
          <w:rPr>
            <w:rStyle w:val="Hyperlink"/>
            <w:rFonts w:ascii="Times New Roman" w:hAnsi="Times New Roman" w:cs="Times New Roman"/>
            <w:sz w:val="20"/>
            <w:szCs w:val="20"/>
            <w:vertAlign w:val="superscript"/>
          </w:rPr>
          <w:t>https://www.csis.org/blogs/new-perspectives-asia/prcs-evolving-cyber-laws-and-implications-southeast-asias-digital</w:t>
        </w:r>
      </w:hyperlink>
    </w:p>
  </w:footnote>
  <w:footnote w:id="16">
    <w:p w14:paraId="366A3D6E" w14:textId="05BAD3C3"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Pakistan moves to establish first National Cybersecurity Authority to strengthen digital defense - SAMENA Daily News, </w:t>
      </w:r>
      <w:hyperlink r:id="rId15" w:history="1">
        <w:r w:rsidRPr="009D6DF2">
          <w:rPr>
            <w:rStyle w:val="Hyperlink"/>
            <w:rFonts w:ascii="Times New Roman" w:hAnsi="Times New Roman" w:cs="Times New Roman"/>
            <w:sz w:val="20"/>
            <w:szCs w:val="20"/>
            <w:vertAlign w:val="superscript"/>
          </w:rPr>
          <w:t>https://www.samenacouncil.org/samena_daily_news?news=108446</w:t>
        </w:r>
      </w:hyperlink>
    </w:p>
  </w:footnote>
  <w:footnote w:id="17">
    <w:p w14:paraId="5883367E" w14:textId="0DC98D9B"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India: enhancing Cybercrime Response, Digital Resilience - </w:t>
      </w:r>
      <w:proofErr w:type="spellStart"/>
      <w:r w:rsidRPr="009D6DF2">
        <w:rPr>
          <w:rFonts w:ascii="Times New Roman" w:hAnsi="Times New Roman" w:cs="Times New Roman"/>
          <w:sz w:val="20"/>
          <w:szCs w:val="20"/>
          <w:vertAlign w:val="superscript"/>
        </w:rPr>
        <w:t>OpenGov</w:t>
      </w:r>
      <w:proofErr w:type="spellEnd"/>
      <w:r w:rsidRPr="009D6DF2">
        <w:rPr>
          <w:rFonts w:ascii="Times New Roman" w:hAnsi="Times New Roman" w:cs="Times New Roman"/>
          <w:sz w:val="20"/>
          <w:szCs w:val="20"/>
          <w:vertAlign w:val="superscript"/>
        </w:rPr>
        <w:t xml:space="preserve"> Asia, </w:t>
      </w:r>
      <w:hyperlink r:id="rId16" w:history="1">
        <w:r w:rsidRPr="009D6DF2">
          <w:rPr>
            <w:rStyle w:val="Hyperlink"/>
            <w:rFonts w:ascii="Times New Roman" w:hAnsi="Times New Roman" w:cs="Times New Roman"/>
            <w:sz w:val="20"/>
            <w:szCs w:val="20"/>
            <w:vertAlign w:val="superscript"/>
          </w:rPr>
          <w:t>https://opengovasia.com/india-enhancing-cybercrime-response-digital-resilience/</w:t>
        </w:r>
      </w:hyperlink>
    </w:p>
  </w:footnote>
  <w:footnote w:id="18">
    <w:p w14:paraId="22F5BB7F" w14:textId="0C211CDC" w:rsidR="00034987" w:rsidRPr="009D6DF2" w:rsidRDefault="00034987" w:rsidP="009D6DF2">
      <w:pPr>
        <w:pStyle w:val="FirstParagraph"/>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The Top Four Cybersecurity Fronts Shaping Asia Pacific in 2025 - Access Partnership, </w:t>
      </w:r>
      <w:hyperlink r:id="rId17" w:history="1">
        <w:r w:rsidRPr="009D6DF2">
          <w:rPr>
            <w:rStyle w:val="Hyperlink"/>
            <w:rFonts w:ascii="Times New Roman" w:hAnsi="Times New Roman" w:cs="Times New Roman"/>
            <w:sz w:val="20"/>
            <w:szCs w:val="20"/>
            <w:vertAlign w:val="superscript"/>
          </w:rPr>
          <w:t>https://accesspartnership.com/opinion/the-top-four-cybersecurity-fronts-shaping-asia-pacific-in-2025/</w:t>
        </w:r>
      </w:hyperlink>
    </w:p>
  </w:footnote>
  <w:footnote w:id="19">
    <w:p w14:paraId="7104C2A2" w14:textId="143D819F"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Should Pakistan sign the Budapest Convention?, </w:t>
      </w:r>
      <w:hyperlink r:id="rId18" w:history="1">
        <w:r w:rsidRPr="009D6DF2">
          <w:rPr>
            <w:rStyle w:val="Hyperlink"/>
            <w:rFonts w:ascii="Times New Roman" w:hAnsi="Times New Roman" w:cs="Times New Roman"/>
            <w:sz w:val="20"/>
            <w:szCs w:val="20"/>
            <w:vertAlign w:val="superscript"/>
          </w:rPr>
          <w:t>https://tribune.com.pk/story/2387309/should-pakistan-sign-the-budapest-convention</w:t>
        </w:r>
      </w:hyperlink>
    </w:p>
  </w:footnote>
  <w:footnote w:id="20">
    <w:p w14:paraId="6D52929A" w14:textId="300A66CA" w:rsidR="00034987" w:rsidRPr="009D6DF2" w:rsidRDefault="00034987" w:rsidP="009D6DF2">
      <w:pPr>
        <w:pStyle w:val="BodyText"/>
        <w:keepNext/>
        <w:rPr>
          <w:rFonts w:ascii="Times New Roman" w:hAnsi="Times New Roman" w:cs="Times New Roman"/>
          <w:sz w:val="20"/>
          <w:szCs w:val="20"/>
          <w:vertAlign w:val="superscript"/>
          <w:lang w:val="en-US"/>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w:t>
      </w:r>
      <w:r w:rsidRPr="009D6DF2">
        <w:rPr>
          <w:rFonts w:ascii="Times New Roman" w:hAnsi="Times New Roman" w:cs="Times New Roman"/>
          <w:sz w:val="20"/>
          <w:szCs w:val="20"/>
          <w:vertAlign w:val="superscript"/>
          <w:lang w:val="en-US"/>
        </w:rPr>
        <w:t xml:space="preserve">Budapest Convention: Risk and Benefit Analysis for Pakistan, </w:t>
      </w:r>
      <w:hyperlink r:id="rId19" w:history="1">
        <w:r w:rsidRPr="009D6DF2">
          <w:rPr>
            <w:rStyle w:val="Hyperlink"/>
            <w:rFonts w:ascii="Times New Roman" w:hAnsi="Times New Roman" w:cs="Times New Roman"/>
            <w:sz w:val="20"/>
            <w:szCs w:val="20"/>
            <w:vertAlign w:val="superscript"/>
          </w:rPr>
          <w:t>https://issra.pk/pub/insight/2024/Budapest-Convention-Risk-and-Benefit-Analysis-for-Pakistan/Budapest-Convention-Risk-and-Benefit-Analysis-for-Pakistan.html</w:t>
        </w:r>
      </w:hyperlink>
    </w:p>
  </w:footnote>
  <w:footnote w:id="21">
    <w:p w14:paraId="7A14043E" w14:textId="19264C80" w:rsidR="00034987" w:rsidRPr="009D6DF2" w:rsidRDefault="00034987" w:rsidP="009D6DF2">
      <w:pPr>
        <w:pStyle w:val="FirstParagraph"/>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The Top Four Cybersecurity Fronts Shaping Asia Pacific in 2025 - Access Partnership, </w:t>
      </w:r>
      <w:hyperlink r:id="rId20" w:history="1">
        <w:r w:rsidRPr="009D6DF2">
          <w:rPr>
            <w:rStyle w:val="Hyperlink"/>
            <w:rFonts w:ascii="Times New Roman" w:hAnsi="Times New Roman" w:cs="Times New Roman"/>
            <w:sz w:val="20"/>
            <w:szCs w:val="20"/>
            <w:vertAlign w:val="superscript"/>
          </w:rPr>
          <w:t>https://accesspartnership.com/opinion/the-top-four-cybersecurity-fronts-shaping-asia-pacific-in-2025/</w:t>
        </w:r>
      </w:hyperlink>
    </w:p>
  </w:footnote>
  <w:footnote w:id="22">
    <w:p w14:paraId="21C3849C" w14:textId="179CA199" w:rsidR="00034987" w:rsidRPr="009D6DF2" w:rsidRDefault="00034987" w:rsidP="009D6DF2">
      <w:pPr>
        <w:pStyle w:val="FirstParagraph"/>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The Top Four Cybersecurity Fronts Shaping Asia Pacific in 2025 - Access Partnership, </w:t>
      </w:r>
      <w:hyperlink r:id="rId21" w:history="1">
        <w:r w:rsidRPr="009D6DF2">
          <w:rPr>
            <w:rStyle w:val="Hyperlink"/>
            <w:rFonts w:ascii="Times New Roman" w:hAnsi="Times New Roman" w:cs="Times New Roman"/>
            <w:sz w:val="20"/>
            <w:szCs w:val="20"/>
            <w:vertAlign w:val="superscript"/>
          </w:rPr>
          <w:t>https://accesspartnership.com/opinion/the-top-four-cybersecurity-fronts-shaping-asia-pacific-in-2025/</w:t>
        </w:r>
      </w:hyperlink>
    </w:p>
  </w:footnote>
  <w:footnote w:id="23">
    <w:p w14:paraId="67ACCF05" w14:textId="44F83381"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MENA &gt; The New Reality of Cyber - Physical Risks in Pakistan | Lockton, </w:t>
      </w:r>
      <w:hyperlink r:id="rId22" w:history="1">
        <w:r w:rsidRPr="009D6DF2">
          <w:rPr>
            <w:rStyle w:val="Hyperlink"/>
            <w:rFonts w:ascii="Times New Roman" w:hAnsi="Times New Roman" w:cs="Times New Roman"/>
            <w:sz w:val="20"/>
            <w:szCs w:val="20"/>
            <w:vertAlign w:val="superscript"/>
          </w:rPr>
          <w:t>https://global.lockton.com/mena/en/news-insights/the-new-reality-of-cyber-physical-risks-in-pakistan</w:t>
        </w:r>
      </w:hyperlink>
    </w:p>
  </w:footnote>
  <w:footnote w:id="24">
    <w:p w14:paraId="756AD9B8" w14:textId="1F8ED4DB"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MENA &gt; The New Reality of Cyber - Physical Risks in Pakistan | Lockton, </w:t>
      </w:r>
      <w:hyperlink r:id="rId23" w:history="1">
        <w:r w:rsidRPr="009D6DF2">
          <w:rPr>
            <w:rStyle w:val="Hyperlink"/>
            <w:rFonts w:ascii="Times New Roman" w:hAnsi="Times New Roman" w:cs="Times New Roman"/>
            <w:sz w:val="20"/>
            <w:szCs w:val="20"/>
            <w:vertAlign w:val="superscript"/>
          </w:rPr>
          <w:t>https://global.lockton.com/mena/en/news-insights/the-new-reality-of-cyber-physical-risks-in-pakistan</w:t>
        </w:r>
      </w:hyperlink>
    </w:p>
  </w:footnote>
  <w:footnote w:id="25">
    <w:p w14:paraId="6AF13539" w14:textId="3BF0A533"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cabinet.gov.pk, </w:t>
      </w:r>
      <w:hyperlink r:id="rId24" w:history="1">
        <w:r w:rsidRPr="009D6DF2">
          <w:rPr>
            <w:rStyle w:val="Hyperlink"/>
            <w:rFonts w:ascii="Times New Roman" w:hAnsi="Times New Roman" w:cs="Times New Roman"/>
            <w:sz w:val="20"/>
            <w:szCs w:val="20"/>
            <w:vertAlign w:val="superscript"/>
          </w:rPr>
          <w:t>https://cabinet.gov.pk/SiteImage/Misc/files/NTISB%20Advisories/2024/3.pdf</w:t>
        </w:r>
      </w:hyperlink>
    </w:p>
  </w:footnote>
  <w:footnote w:id="26">
    <w:p w14:paraId="484EFB1B" w14:textId="3E0FEDAC"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Pakistan moves to establish first National Cybersecurity Authority to strengthen digital defense - SAMENA Daily News, </w:t>
      </w:r>
      <w:hyperlink r:id="rId25" w:history="1">
        <w:r w:rsidRPr="009D6DF2">
          <w:rPr>
            <w:rStyle w:val="Hyperlink"/>
            <w:rFonts w:ascii="Times New Roman" w:hAnsi="Times New Roman" w:cs="Times New Roman"/>
            <w:sz w:val="20"/>
            <w:szCs w:val="20"/>
            <w:vertAlign w:val="superscript"/>
          </w:rPr>
          <w:t>https://www.samenacouncil.org/samena_daily_news?news=108446</w:t>
        </w:r>
      </w:hyperlink>
    </w:p>
  </w:footnote>
  <w:footnote w:id="27">
    <w:p w14:paraId="2736ED60" w14:textId="6D5AE0B9" w:rsidR="00034987" w:rsidRPr="009D6DF2" w:rsidRDefault="00034987" w:rsidP="009D6DF2">
      <w:pPr>
        <w:pStyle w:val="BodyText"/>
        <w:keepNext/>
        <w:rPr>
          <w:rFonts w:ascii="Times New Roman" w:hAnsi="Times New Roman" w:cs="Times New Roman"/>
          <w:sz w:val="20"/>
          <w:szCs w:val="20"/>
          <w:vertAlign w:val="superscript"/>
        </w:rPr>
      </w:pPr>
      <w:r w:rsidRPr="009D6DF2">
        <w:rPr>
          <w:rStyle w:val="FootnoteReference"/>
          <w:rFonts w:ascii="Times New Roman" w:hAnsi="Times New Roman" w:cs="Times New Roman"/>
          <w:sz w:val="20"/>
          <w:szCs w:val="20"/>
        </w:rPr>
        <w:footnoteRef/>
      </w:r>
      <w:r w:rsidRPr="009D6DF2">
        <w:rPr>
          <w:rFonts w:ascii="Times New Roman" w:hAnsi="Times New Roman" w:cs="Times New Roman"/>
          <w:sz w:val="20"/>
          <w:szCs w:val="20"/>
          <w:vertAlign w:val="superscript"/>
        </w:rPr>
        <w:t xml:space="preserve"> Should Pakistan sign the Budapest Convention?, </w:t>
      </w:r>
      <w:hyperlink r:id="rId26" w:history="1">
        <w:r w:rsidRPr="009D6DF2">
          <w:rPr>
            <w:rStyle w:val="Hyperlink"/>
            <w:rFonts w:ascii="Times New Roman" w:hAnsi="Times New Roman" w:cs="Times New Roman"/>
            <w:sz w:val="20"/>
            <w:szCs w:val="20"/>
            <w:vertAlign w:val="superscript"/>
          </w:rPr>
          <w:t>https://tribune.com.pk/story/2387309/should-pakistan-sign-the-budapest-convention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7CFF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6AD36C"/>
    <w:lvl w:ilvl="0">
      <w:numFmt w:val="bullet"/>
      <w:lvlText w:val=""/>
      <w:lvlJc w:val="left"/>
      <w:pPr>
        <w:ind w:left="360" w:hanging="360"/>
      </w:pPr>
      <w:rPr>
        <w:rFonts w:ascii="Symbol" w:hAnsi="Symbol" w:cs="Symbol" w:hint="default"/>
      </w:rPr>
    </w:lvl>
    <w:lvl w:ilvl="1">
      <w:numFmt w:val="bullet"/>
      <w:lvlText w:val="o"/>
      <w:lvlJc w:val="left"/>
      <w:pPr>
        <w:ind w:left="1170" w:hanging="360"/>
      </w:pPr>
      <w:rPr>
        <w:rFonts w:ascii="Courier New" w:hAnsi="Courier New" w:cs="Courier New" w:hint="default"/>
      </w:rPr>
    </w:lvl>
    <w:lvl w:ilvl="2">
      <w:numFmt w:val="bullet"/>
      <w:lvlText w:val=""/>
      <w:lvlJc w:val="left"/>
      <w:pPr>
        <w:ind w:left="1890" w:hanging="360"/>
      </w:pPr>
      <w:rPr>
        <w:rFonts w:ascii="Wingdings" w:hAnsi="Wingdings" w:cs="Wingdings" w:hint="default"/>
      </w:rPr>
    </w:lvl>
    <w:lvl w:ilvl="3">
      <w:numFmt w:val="bullet"/>
      <w:lvlText w:val=""/>
      <w:lvlJc w:val="left"/>
      <w:pPr>
        <w:ind w:left="2610" w:hanging="360"/>
      </w:pPr>
      <w:rPr>
        <w:rFonts w:ascii="Symbol" w:hAnsi="Symbol" w:cs="Symbol" w:hint="default"/>
      </w:rPr>
    </w:lvl>
    <w:lvl w:ilvl="4">
      <w:numFmt w:val="bullet"/>
      <w:lvlText w:val="o"/>
      <w:lvlJc w:val="left"/>
      <w:pPr>
        <w:ind w:left="3330" w:hanging="360"/>
      </w:pPr>
      <w:rPr>
        <w:rFonts w:ascii="Courier New" w:hAnsi="Courier New" w:cs="Courier New" w:hint="default"/>
      </w:rPr>
    </w:lvl>
    <w:lvl w:ilvl="5">
      <w:numFmt w:val="bullet"/>
      <w:lvlText w:val=""/>
      <w:lvlJc w:val="left"/>
      <w:pPr>
        <w:ind w:left="4050" w:hanging="360"/>
      </w:pPr>
      <w:rPr>
        <w:rFonts w:ascii="Wingdings" w:hAnsi="Wingdings" w:cs="Wingdings" w:hint="default"/>
      </w:rPr>
    </w:lvl>
    <w:lvl w:ilvl="6">
      <w:numFmt w:val="bullet"/>
      <w:lvlText w:val=""/>
      <w:lvlJc w:val="left"/>
      <w:pPr>
        <w:ind w:left="4770" w:hanging="360"/>
      </w:pPr>
      <w:rPr>
        <w:rFonts w:ascii="Symbol" w:hAnsi="Symbol" w:cs="Symbol" w:hint="default"/>
      </w:rPr>
    </w:lvl>
    <w:lvl w:ilvl="7">
      <w:numFmt w:val="bullet"/>
      <w:lvlText w:val="o"/>
      <w:lvlJc w:val="left"/>
      <w:pPr>
        <w:ind w:left="5490" w:hanging="360"/>
      </w:pPr>
      <w:rPr>
        <w:rFonts w:ascii="Courier New" w:hAnsi="Courier New" w:cs="Courier New" w:hint="default"/>
      </w:rPr>
    </w:lvl>
    <w:lvl w:ilvl="8">
      <w:numFmt w:val="bullet"/>
      <w:lvlText w:val=""/>
      <w:lvlJc w:val="left"/>
      <w:pPr>
        <w:ind w:left="6210" w:hanging="360"/>
      </w:pPr>
      <w:rPr>
        <w:rFonts w:ascii="Wingdings" w:hAnsi="Wingdings" w:cs="Wingdings" w:hint="default"/>
      </w:rPr>
    </w:lvl>
  </w:abstractNum>
  <w:abstractNum w:abstractNumId="2" w15:restartNumberingAfterBreak="0">
    <w:nsid w:val="22695308"/>
    <w:multiLevelType w:val="hybridMultilevel"/>
    <w:tmpl w:val="FBA48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F1134D"/>
    <w:multiLevelType w:val="hybridMultilevel"/>
    <w:tmpl w:val="33B0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9713A0F"/>
    <w:multiLevelType w:val="hybridMultilevel"/>
    <w:tmpl w:val="1C101B0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5C626900"/>
    <w:multiLevelType w:val="hybridMultilevel"/>
    <w:tmpl w:val="C0B2E1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BD68DB"/>
    <w:multiLevelType w:val="hybridMultilevel"/>
    <w:tmpl w:val="DCD0C72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770539962">
    <w:abstractNumId w:val="0"/>
  </w:num>
  <w:num w:numId="2" w16cid:durableId="1863933396">
    <w:abstractNumId w:val="1"/>
  </w:num>
  <w:num w:numId="3" w16cid:durableId="1799908008">
    <w:abstractNumId w:val="1"/>
  </w:num>
  <w:num w:numId="4" w16cid:durableId="1361971838">
    <w:abstractNumId w:val="1"/>
  </w:num>
  <w:num w:numId="5" w16cid:durableId="360279487">
    <w:abstractNumId w:val="1"/>
  </w:num>
  <w:num w:numId="6" w16cid:durableId="2093621473">
    <w:abstractNumId w:val="2"/>
  </w:num>
  <w:num w:numId="7" w16cid:durableId="1792743284">
    <w:abstractNumId w:val="6"/>
  </w:num>
  <w:num w:numId="8" w16cid:durableId="1328634884">
    <w:abstractNumId w:val="4"/>
  </w:num>
  <w:num w:numId="9" w16cid:durableId="589239318">
    <w:abstractNumId w:val="3"/>
  </w:num>
  <w:num w:numId="10" w16cid:durableId="5855804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DU-S23-1887 Waleed Ahmad">
    <w15:presenceInfo w15:providerId="AD" w15:userId="S::S231887@student.ndu.edu.pk::ad11ac06-84d7-4823-94e1-1b9809a89b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791E"/>
    <w:rsid w:val="00034987"/>
    <w:rsid w:val="00083642"/>
    <w:rsid w:val="000A5140"/>
    <w:rsid w:val="000D791E"/>
    <w:rsid w:val="00494B28"/>
    <w:rsid w:val="004B55BA"/>
    <w:rsid w:val="004C332C"/>
    <w:rsid w:val="005D358E"/>
    <w:rsid w:val="00622E89"/>
    <w:rsid w:val="008D21FD"/>
    <w:rsid w:val="009C01A3"/>
    <w:rsid w:val="009D6DF2"/>
    <w:rsid w:val="009E3EB6"/>
    <w:rsid w:val="00A20ACB"/>
    <w:rsid w:val="00B141D6"/>
    <w:rsid w:val="00B528AE"/>
    <w:rsid w:val="00C47AB3"/>
    <w:rsid w:val="00C553C2"/>
    <w:rsid w:val="00C641B8"/>
    <w:rsid w:val="00C76C77"/>
    <w:rsid w:val="00D553FE"/>
    <w:rsid w:val="00E32F71"/>
    <w:rsid w:val="00E868AA"/>
    <w:rsid w:val="00EF4A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C3C9"/>
  <w15:docId w15:val="{9B8BE76A-1EA9-934B-B925-9792AF242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Light">
    <w:name w:val="Grid Table Light"/>
    <w:basedOn w:val="TableNormal"/>
    <w:rsid w:val="00A20AC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20ACB"/>
    <w:rPr>
      <w:b/>
      <w:bCs/>
    </w:rPr>
  </w:style>
  <w:style w:type="table" w:styleId="GridTable1Light">
    <w:name w:val="Grid Table 1 Light"/>
    <w:basedOn w:val="TableNormal"/>
    <w:rsid w:val="00A20AC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rsid w:val="004C332C"/>
    <w:rPr>
      <w:color w:val="96607D" w:themeColor="followedHyperlink"/>
      <w:u w:val="single"/>
    </w:rPr>
  </w:style>
  <w:style w:type="paragraph" w:styleId="EndnoteText">
    <w:name w:val="endnote text"/>
    <w:basedOn w:val="Normal"/>
    <w:link w:val="EndnoteTextChar"/>
    <w:rsid w:val="004C332C"/>
    <w:pPr>
      <w:spacing w:after="0"/>
    </w:pPr>
    <w:rPr>
      <w:sz w:val="20"/>
      <w:szCs w:val="20"/>
    </w:rPr>
  </w:style>
  <w:style w:type="character" w:customStyle="1" w:styleId="EndnoteTextChar">
    <w:name w:val="Endnote Text Char"/>
    <w:basedOn w:val="DefaultParagraphFont"/>
    <w:link w:val="EndnoteText"/>
    <w:rsid w:val="004C332C"/>
    <w:rPr>
      <w:sz w:val="20"/>
      <w:szCs w:val="20"/>
    </w:rPr>
  </w:style>
  <w:style w:type="character" w:styleId="EndnoteReference">
    <w:name w:val="endnote reference"/>
    <w:basedOn w:val="DefaultParagraphFont"/>
    <w:rsid w:val="004C332C"/>
    <w:rPr>
      <w:vertAlign w:val="superscript"/>
    </w:rPr>
  </w:style>
  <w:style w:type="character" w:styleId="UnresolvedMention">
    <w:name w:val="Unresolved Mention"/>
    <w:basedOn w:val="DefaultParagraphFont"/>
    <w:uiPriority w:val="99"/>
    <w:semiHidden/>
    <w:unhideWhenUsed/>
    <w:rsid w:val="004C332C"/>
    <w:rPr>
      <w:color w:val="605E5C"/>
      <w:shd w:val="clear" w:color="auto" w:fill="E1DFDD"/>
    </w:rPr>
  </w:style>
  <w:style w:type="paragraph" w:styleId="Revision">
    <w:name w:val="Revision"/>
    <w:hidden/>
    <w:rsid w:val="00EF4AFB"/>
    <w:pPr>
      <w:spacing w:after="0"/>
    </w:pPr>
  </w:style>
  <w:style w:type="character" w:styleId="CommentReference">
    <w:name w:val="annotation reference"/>
    <w:basedOn w:val="DefaultParagraphFont"/>
    <w:rsid w:val="00EF4AFB"/>
    <w:rPr>
      <w:sz w:val="16"/>
      <w:szCs w:val="16"/>
    </w:rPr>
  </w:style>
  <w:style w:type="paragraph" w:styleId="CommentText">
    <w:name w:val="annotation text"/>
    <w:basedOn w:val="Normal"/>
    <w:link w:val="CommentTextChar"/>
    <w:rsid w:val="00EF4AFB"/>
    <w:rPr>
      <w:sz w:val="20"/>
      <w:szCs w:val="20"/>
    </w:rPr>
  </w:style>
  <w:style w:type="character" w:customStyle="1" w:styleId="CommentTextChar">
    <w:name w:val="Comment Text Char"/>
    <w:basedOn w:val="DefaultParagraphFont"/>
    <w:link w:val="CommentText"/>
    <w:rsid w:val="00EF4AFB"/>
    <w:rPr>
      <w:sz w:val="20"/>
      <w:szCs w:val="20"/>
    </w:rPr>
  </w:style>
  <w:style w:type="paragraph" w:styleId="CommentSubject">
    <w:name w:val="annotation subject"/>
    <w:basedOn w:val="CommentText"/>
    <w:next w:val="CommentText"/>
    <w:link w:val="CommentSubjectChar"/>
    <w:rsid w:val="00EF4AFB"/>
    <w:rPr>
      <w:b/>
      <w:bCs/>
    </w:rPr>
  </w:style>
  <w:style w:type="character" w:customStyle="1" w:styleId="CommentSubjectChar">
    <w:name w:val="Comment Subject Char"/>
    <w:basedOn w:val="CommentTextChar"/>
    <w:link w:val="CommentSubject"/>
    <w:rsid w:val="00EF4AFB"/>
    <w:rPr>
      <w:b/>
      <w:bCs/>
      <w:sz w:val="20"/>
      <w:szCs w:val="20"/>
    </w:rPr>
  </w:style>
  <w:style w:type="paragraph" w:styleId="NormalWeb">
    <w:name w:val="Normal (Web)"/>
    <w:basedOn w:val="Normal"/>
    <w:uiPriority w:val="99"/>
    <w:unhideWhenUsed/>
    <w:rsid w:val="009D6DF2"/>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4500">
      <w:bodyDiv w:val="1"/>
      <w:marLeft w:val="0"/>
      <w:marRight w:val="0"/>
      <w:marTop w:val="0"/>
      <w:marBottom w:val="0"/>
      <w:divBdr>
        <w:top w:val="none" w:sz="0" w:space="0" w:color="auto"/>
        <w:left w:val="none" w:sz="0" w:space="0" w:color="auto"/>
        <w:bottom w:val="none" w:sz="0" w:space="0" w:color="auto"/>
        <w:right w:val="none" w:sz="0" w:space="0" w:color="auto"/>
      </w:divBdr>
    </w:div>
    <w:div w:id="167987732">
      <w:bodyDiv w:val="1"/>
      <w:marLeft w:val="0"/>
      <w:marRight w:val="0"/>
      <w:marTop w:val="0"/>
      <w:marBottom w:val="0"/>
      <w:divBdr>
        <w:top w:val="none" w:sz="0" w:space="0" w:color="auto"/>
        <w:left w:val="none" w:sz="0" w:space="0" w:color="auto"/>
        <w:bottom w:val="none" w:sz="0" w:space="0" w:color="auto"/>
        <w:right w:val="none" w:sz="0" w:space="0" w:color="auto"/>
      </w:divBdr>
    </w:div>
    <w:div w:id="248463907">
      <w:bodyDiv w:val="1"/>
      <w:marLeft w:val="0"/>
      <w:marRight w:val="0"/>
      <w:marTop w:val="0"/>
      <w:marBottom w:val="0"/>
      <w:divBdr>
        <w:top w:val="none" w:sz="0" w:space="0" w:color="auto"/>
        <w:left w:val="none" w:sz="0" w:space="0" w:color="auto"/>
        <w:bottom w:val="none" w:sz="0" w:space="0" w:color="auto"/>
        <w:right w:val="none" w:sz="0" w:space="0" w:color="auto"/>
      </w:divBdr>
    </w:div>
    <w:div w:id="313216270">
      <w:bodyDiv w:val="1"/>
      <w:marLeft w:val="0"/>
      <w:marRight w:val="0"/>
      <w:marTop w:val="0"/>
      <w:marBottom w:val="0"/>
      <w:divBdr>
        <w:top w:val="none" w:sz="0" w:space="0" w:color="auto"/>
        <w:left w:val="none" w:sz="0" w:space="0" w:color="auto"/>
        <w:bottom w:val="none" w:sz="0" w:space="0" w:color="auto"/>
        <w:right w:val="none" w:sz="0" w:space="0" w:color="auto"/>
      </w:divBdr>
    </w:div>
    <w:div w:id="348070885">
      <w:bodyDiv w:val="1"/>
      <w:marLeft w:val="0"/>
      <w:marRight w:val="0"/>
      <w:marTop w:val="0"/>
      <w:marBottom w:val="0"/>
      <w:divBdr>
        <w:top w:val="none" w:sz="0" w:space="0" w:color="auto"/>
        <w:left w:val="none" w:sz="0" w:space="0" w:color="auto"/>
        <w:bottom w:val="none" w:sz="0" w:space="0" w:color="auto"/>
        <w:right w:val="none" w:sz="0" w:space="0" w:color="auto"/>
      </w:divBdr>
    </w:div>
    <w:div w:id="496268704">
      <w:bodyDiv w:val="1"/>
      <w:marLeft w:val="0"/>
      <w:marRight w:val="0"/>
      <w:marTop w:val="0"/>
      <w:marBottom w:val="0"/>
      <w:divBdr>
        <w:top w:val="none" w:sz="0" w:space="0" w:color="auto"/>
        <w:left w:val="none" w:sz="0" w:space="0" w:color="auto"/>
        <w:bottom w:val="none" w:sz="0" w:space="0" w:color="auto"/>
        <w:right w:val="none" w:sz="0" w:space="0" w:color="auto"/>
      </w:divBdr>
    </w:div>
    <w:div w:id="543257597">
      <w:bodyDiv w:val="1"/>
      <w:marLeft w:val="0"/>
      <w:marRight w:val="0"/>
      <w:marTop w:val="0"/>
      <w:marBottom w:val="0"/>
      <w:divBdr>
        <w:top w:val="none" w:sz="0" w:space="0" w:color="auto"/>
        <w:left w:val="none" w:sz="0" w:space="0" w:color="auto"/>
        <w:bottom w:val="none" w:sz="0" w:space="0" w:color="auto"/>
        <w:right w:val="none" w:sz="0" w:space="0" w:color="auto"/>
      </w:divBdr>
    </w:div>
    <w:div w:id="586352258">
      <w:bodyDiv w:val="1"/>
      <w:marLeft w:val="0"/>
      <w:marRight w:val="0"/>
      <w:marTop w:val="0"/>
      <w:marBottom w:val="0"/>
      <w:divBdr>
        <w:top w:val="none" w:sz="0" w:space="0" w:color="auto"/>
        <w:left w:val="none" w:sz="0" w:space="0" w:color="auto"/>
        <w:bottom w:val="none" w:sz="0" w:space="0" w:color="auto"/>
        <w:right w:val="none" w:sz="0" w:space="0" w:color="auto"/>
      </w:divBdr>
    </w:div>
    <w:div w:id="946428176">
      <w:bodyDiv w:val="1"/>
      <w:marLeft w:val="0"/>
      <w:marRight w:val="0"/>
      <w:marTop w:val="0"/>
      <w:marBottom w:val="0"/>
      <w:divBdr>
        <w:top w:val="none" w:sz="0" w:space="0" w:color="auto"/>
        <w:left w:val="none" w:sz="0" w:space="0" w:color="auto"/>
        <w:bottom w:val="none" w:sz="0" w:space="0" w:color="auto"/>
        <w:right w:val="none" w:sz="0" w:space="0" w:color="auto"/>
      </w:divBdr>
    </w:div>
    <w:div w:id="968239161">
      <w:bodyDiv w:val="1"/>
      <w:marLeft w:val="0"/>
      <w:marRight w:val="0"/>
      <w:marTop w:val="0"/>
      <w:marBottom w:val="0"/>
      <w:divBdr>
        <w:top w:val="none" w:sz="0" w:space="0" w:color="auto"/>
        <w:left w:val="none" w:sz="0" w:space="0" w:color="auto"/>
        <w:bottom w:val="none" w:sz="0" w:space="0" w:color="auto"/>
        <w:right w:val="none" w:sz="0" w:space="0" w:color="auto"/>
      </w:divBdr>
    </w:div>
    <w:div w:id="1044982193">
      <w:bodyDiv w:val="1"/>
      <w:marLeft w:val="0"/>
      <w:marRight w:val="0"/>
      <w:marTop w:val="0"/>
      <w:marBottom w:val="0"/>
      <w:divBdr>
        <w:top w:val="none" w:sz="0" w:space="0" w:color="auto"/>
        <w:left w:val="none" w:sz="0" w:space="0" w:color="auto"/>
        <w:bottom w:val="none" w:sz="0" w:space="0" w:color="auto"/>
        <w:right w:val="none" w:sz="0" w:space="0" w:color="auto"/>
      </w:divBdr>
    </w:div>
    <w:div w:id="1282495317">
      <w:bodyDiv w:val="1"/>
      <w:marLeft w:val="0"/>
      <w:marRight w:val="0"/>
      <w:marTop w:val="0"/>
      <w:marBottom w:val="0"/>
      <w:divBdr>
        <w:top w:val="none" w:sz="0" w:space="0" w:color="auto"/>
        <w:left w:val="none" w:sz="0" w:space="0" w:color="auto"/>
        <w:bottom w:val="none" w:sz="0" w:space="0" w:color="auto"/>
        <w:right w:val="none" w:sz="0" w:space="0" w:color="auto"/>
      </w:divBdr>
    </w:div>
    <w:div w:id="1357463835">
      <w:bodyDiv w:val="1"/>
      <w:marLeft w:val="0"/>
      <w:marRight w:val="0"/>
      <w:marTop w:val="0"/>
      <w:marBottom w:val="0"/>
      <w:divBdr>
        <w:top w:val="none" w:sz="0" w:space="0" w:color="auto"/>
        <w:left w:val="none" w:sz="0" w:space="0" w:color="auto"/>
        <w:bottom w:val="none" w:sz="0" w:space="0" w:color="auto"/>
        <w:right w:val="none" w:sz="0" w:space="0" w:color="auto"/>
      </w:divBdr>
    </w:div>
    <w:div w:id="1381202562">
      <w:bodyDiv w:val="1"/>
      <w:marLeft w:val="0"/>
      <w:marRight w:val="0"/>
      <w:marTop w:val="0"/>
      <w:marBottom w:val="0"/>
      <w:divBdr>
        <w:top w:val="none" w:sz="0" w:space="0" w:color="auto"/>
        <w:left w:val="none" w:sz="0" w:space="0" w:color="auto"/>
        <w:bottom w:val="none" w:sz="0" w:space="0" w:color="auto"/>
        <w:right w:val="none" w:sz="0" w:space="0" w:color="auto"/>
      </w:divBdr>
    </w:div>
    <w:div w:id="1584145493">
      <w:bodyDiv w:val="1"/>
      <w:marLeft w:val="0"/>
      <w:marRight w:val="0"/>
      <w:marTop w:val="0"/>
      <w:marBottom w:val="0"/>
      <w:divBdr>
        <w:top w:val="none" w:sz="0" w:space="0" w:color="auto"/>
        <w:left w:val="none" w:sz="0" w:space="0" w:color="auto"/>
        <w:bottom w:val="none" w:sz="0" w:space="0" w:color="auto"/>
        <w:right w:val="none" w:sz="0" w:space="0" w:color="auto"/>
      </w:divBdr>
    </w:div>
    <w:div w:id="1624385892">
      <w:bodyDiv w:val="1"/>
      <w:marLeft w:val="0"/>
      <w:marRight w:val="0"/>
      <w:marTop w:val="0"/>
      <w:marBottom w:val="0"/>
      <w:divBdr>
        <w:top w:val="none" w:sz="0" w:space="0" w:color="auto"/>
        <w:left w:val="none" w:sz="0" w:space="0" w:color="auto"/>
        <w:bottom w:val="none" w:sz="0" w:space="0" w:color="auto"/>
        <w:right w:val="none" w:sz="0" w:space="0" w:color="auto"/>
      </w:divBdr>
    </w:div>
    <w:div w:id="1738896090">
      <w:bodyDiv w:val="1"/>
      <w:marLeft w:val="0"/>
      <w:marRight w:val="0"/>
      <w:marTop w:val="0"/>
      <w:marBottom w:val="0"/>
      <w:divBdr>
        <w:top w:val="none" w:sz="0" w:space="0" w:color="auto"/>
        <w:left w:val="none" w:sz="0" w:space="0" w:color="auto"/>
        <w:bottom w:val="none" w:sz="0" w:space="0" w:color="auto"/>
        <w:right w:val="none" w:sz="0" w:space="0" w:color="auto"/>
      </w:divBdr>
    </w:div>
    <w:div w:id="1862477999">
      <w:bodyDiv w:val="1"/>
      <w:marLeft w:val="0"/>
      <w:marRight w:val="0"/>
      <w:marTop w:val="0"/>
      <w:marBottom w:val="0"/>
      <w:divBdr>
        <w:top w:val="none" w:sz="0" w:space="0" w:color="auto"/>
        <w:left w:val="none" w:sz="0" w:space="0" w:color="auto"/>
        <w:bottom w:val="none" w:sz="0" w:space="0" w:color="auto"/>
        <w:right w:val="none" w:sz="0" w:space="0" w:color="auto"/>
      </w:divBdr>
    </w:div>
    <w:div w:id="21004398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s://cabinet.gov.pk/SiteImage/Misc/files/NTISB%20Advisories/2024/3.pdf" TargetMode="External"/><Relationship Id="rId13" Type="http://schemas.openxmlformats.org/officeDocument/2006/relationships/hyperlink" Target="https://www.cyberproof.com/blog/cyber-espionage-and-ransomware-east-asias-2025-state-backed-attacks/" TargetMode="External"/><Relationship Id="rId18" Type="http://schemas.openxmlformats.org/officeDocument/2006/relationships/hyperlink" Target="https://tribune.com.pk/story/2387309/should-pakistan-sign-the-budapest-convention" TargetMode="External"/><Relationship Id="rId26" Type="http://schemas.openxmlformats.org/officeDocument/2006/relationships/hyperlink" Target="https://tribune.com.pk/story/2387309/should-pakistan-sign-the-budapest-convention" TargetMode="External"/><Relationship Id="rId3" Type="http://schemas.openxmlformats.org/officeDocument/2006/relationships/hyperlink" Target="https://accesspartnership.com/opinion/the-top-four-cybersecurity-fronts-shaping-asia-pacific-in-2025/" TargetMode="External"/><Relationship Id="rId21" Type="http://schemas.openxmlformats.org/officeDocument/2006/relationships/hyperlink" Target="https://accesspartnership.com/opinion/the-top-four-cybersecurity-fronts-shaping-asia-pacific-in-2025/" TargetMode="External"/><Relationship Id="rId7" Type="http://schemas.openxmlformats.org/officeDocument/2006/relationships/hyperlink" Target="https://global.lockton.com/mena/en/news-insights/the-new-reality-of-cyber-physical-risks-in-pakistan" TargetMode="External"/><Relationship Id="rId12" Type="http://schemas.openxmlformats.org/officeDocument/2006/relationships/hyperlink" Target="https://www.insurancebusinessmag.com/asia/news/cyber/philhealth-hack-potentially-exposes-42-million-people-496453.aspx" TargetMode="External"/><Relationship Id="rId17" Type="http://schemas.openxmlformats.org/officeDocument/2006/relationships/hyperlink" Target="https://accesspartnership.com/opinion/the-top-four-cybersecurity-fronts-shaping-asia-pacific-in-2025/" TargetMode="External"/><Relationship Id="rId25" Type="http://schemas.openxmlformats.org/officeDocument/2006/relationships/hyperlink" Target="https://www.samenacouncil.org/samena_daily_news?news=108446" TargetMode="External"/><Relationship Id="rId2" Type="http://schemas.openxmlformats.org/officeDocument/2006/relationships/hyperlink" Target="https://www.cyberproof.com/blog/cyber-espionage-and-ransomware-east-asias-2025-state-backed-attacks/" TargetMode="External"/><Relationship Id="rId16" Type="http://schemas.openxmlformats.org/officeDocument/2006/relationships/hyperlink" Target="https://opengovasia.com/india-enhancing-cybercrime-response-digital-resilience/" TargetMode="External"/><Relationship Id="rId20" Type="http://schemas.openxmlformats.org/officeDocument/2006/relationships/hyperlink" Target="https://accesspartnership.com/opinion/the-top-four-cybersecurity-fronts-shaping-asia-pacific-in-2025/" TargetMode="External"/><Relationship Id="rId1" Type="http://schemas.openxmlformats.org/officeDocument/2006/relationships/hyperlink" Target="https://www.insurancebusinessmag.com/asia/news/cyber/philhealth-hack-potentially-exposes-42-million-people-496453.aspx" TargetMode="External"/><Relationship Id="rId6" Type="http://schemas.openxmlformats.org/officeDocument/2006/relationships/hyperlink" Target="https://www.asiapacificsecuritymagazine.com/mimecast-study-apac-reports-higher-frequency-of-insider-driven-cyber-incidents-than-us-and-europe/" TargetMode="External"/><Relationship Id="rId11" Type="http://schemas.openxmlformats.org/officeDocument/2006/relationships/hyperlink" Target="https://www.insurancebusinessmag.com/asia/news/cyber/philhealth-hack-potentially-exposes-42-million-people-496453.aspx" TargetMode="External"/><Relationship Id="rId24" Type="http://schemas.openxmlformats.org/officeDocument/2006/relationships/hyperlink" Target="https://cabinet.gov.pk/SiteImage/Misc/files/NTISB%20Advisories/2024/3.pdf" TargetMode="External"/><Relationship Id="rId5" Type="http://schemas.openxmlformats.org/officeDocument/2006/relationships/hyperlink" Target="https://en.vietnamplus.vn/asean-adopts-10-year-action-plan-to-combat-transnational-crime-post326324.vnp" TargetMode="External"/><Relationship Id="rId15" Type="http://schemas.openxmlformats.org/officeDocument/2006/relationships/hyperlink" Target="https://www.samenacouncil.org/samena_daily_news?news=108446" TargetMode="External"/><Relationship Id="rId23" Type="http://schemas.openxmlformats.org/officeDocument/2006/relationships/hyperlink" Target="https://global.lockton.com/mena/en/news-insights/the-new-reality-of-cyber-physical-risks-in-pakistan" TargetMode="External"/><Relationship Id="rId10" Type="http://schemas.openxmlformats.org/officeDocument/2006/relationships/hyperlink" Target="https://accesspartnership.com/opinion/the-top-four-cybersecurity-fronts-shaping-asia-pacific-in-2025/" TargetMode="External"/><Relationship Id="rId19" Type="http://schemas.openxmlformats.org/officeDocument/2006/relationships/hyperlink" Target="https://issra.pk/pub/insight/2024/Budapest-Convention-Risk-and-Benefit-Analysis-for-Pakistan/Budapest-Convention-Risk-and-Benefit-Analysis-for-Pakistan.html" TargetMode="External"/><Relationship Id="rId4" Type="http://schemas.openxmlformats.org/officeDocument/2006/relationships/hyperlink" Target="https://www.samenacouncil.org/samena_daily_news?news=108446" TargetMode="External"/><Relationship Id="rId9" Type="http://schemas.openxmlformats.org/officeDocument/2006/relationships/hyperlink" Target="https://www.pta.gov.pk/category/pta-issues-cyber-security-strategy-2023-2028-for-pakistans-telecom-sector-a-five-year-plan-towards-digital-resilience-980103515-2024-07-04" TargetMode="External"/><Relationship Id="rId14" Type="http://schemas.openxmlformats.org/officeDocument/2006/relationships/hyperlink" Target="https://www.csis.org/blogs/new-perspectives-asia/prcs-evolving-cyber-laws-and-implications-southeast-asias-digital" TargetMode="External"/><Relationship Id="rId22" Type="http://schemas.openxmlformats.org/officeDocument/2006/relationships/hyperlink" Target="https://global.lockton.com/mena/en/news-insights/the-new-reality-of-cyber-physical-risks-in-pak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95DB30-82CC-514B-86B6-46263552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2129</TotalTime>
  <Pages>9</Pages>
  <Words>3013</Words>
  <Characters>17178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NDU-S23-1887 Waleed Ahmad</cp:lastModifiedBy>
  <cp:revision>24</cp:revision>
  <dcterms:created xsi:type="dcterms:W3CDTF">2026-04-03T06:06:00Z</dcterms:created>
  <dcterms:modified xsi:type="dcterms:W3CDTF">2026-04-27T08:08:00Z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159d7f4e-fcb7-4c41-b64b-6854d7bc4987</vt:lpwstr>
  </property>
</Properties>
</file>